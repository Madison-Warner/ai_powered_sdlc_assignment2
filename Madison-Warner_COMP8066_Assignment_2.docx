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87A5" w14:textId="65AEFD55" w:rsidR="00C10A9D" w:rsidRDefault="4DFEDA1C" w:rsidP="7C0D35C3">
      <w:pPr>
        <w:pStyle w:val="Title"/>
        <w:jc w:val="center"/>
      </w:pPr>
      <w:r>
        <w:t>Project 2</w:t>
      </w:r>
    </w:p>
    <w:p w14:paraId="0FC0D0DF" w14:textId="1224E77C" w:rsidR="4DFEDA1C" w:rsidRDefault="4DFEDA1C" w:rsidP="7C0D35C3">
      <w:pPr>
        <w:pStyle w:val="Title"/>
        <w:jc w:val="center"/>
      </w:pPr>
      <w:r>
        <w:t>Option B - Study Helper Web App</w:t>
      </w:r>
    </w:p>
    <w:p w14:paraId="409F93E9" w14:textId="44B7C381" w:rsidR="4DFEDA1C" w:rsidRDefault="4DFEDA1C" w:rsidP="7C0D35C3">
      <w:pPr>
        <w:jc w:val="center"/>
      </w:pPr>
      <w:r>
        <w:t>Student Name: Madison Warner</w:t>
      </w:r>
    </w:p>
    <w:p w14:paraId="3BBBA6BC" w14:textId="7FF8B97E" w:rsidR="4DFEDA1C" w:rsidRDefault="4DFEDA1C" w:rsidP="7C0D35C3">
      <w:pPr>
        <w:jc w:val="center"/>
      </w:pPr>
      <w:r>
        <w:t>Student Number: R00228854</w:t>
      </w:r>
    </w:p>
    <w:p w14:paraId="0EB7FFE7" w14:textId="319A3D35" w:rsidR="7C0D35C3" w:rsidRDefault="4DFEDA1C" w:rsidP="00FC0CA8">
      <w:pPr>
        <w:jc w:val="center"/>
      </w:pPr>
      <w:r>
        <w:t>Class Group: SDH4-A</w:t>
      </w:r>
    </w:p>
    <w:p w14:paraId="64776860" w14:textId="77777777" w:rsidR="00295AF0" w:rsidRPr="00295AF0" w:rsidRDefault="00FC0CA8" w:rsidP="00FC0CA8">
      <w:pPr>
        <w:rPr>
          <w:b/>
          <w:bCs/>
          <w:i/>
          <w:iCs/>
          <w:color w:val="EE0000"/>
        </w:rPr>
      </w:pPr>
      <w:r w:rsidRPr="00295AF0">
        <w:rPr>
          <w:b/>
          <w:bCs/>
          <w:i/>
          <w:iCs/>
          <w:color w:val="EE0000"/>
        </w:rPr>
        <w:t>Disclaimer</w:t>
      </w:r>
    </w:p>
    <w:p w14:paraId="5B701390" w14:textId="2EE6B9EC" w:rsidR="00FC0CA8" w:rsidRPr="00295AF0" w:rsidRDefault="00165063" w:rsidP="00FC0CA8">
      <w:pPr>
        <w:rPr>
          <w:i/>
          <w:iCs/>
        </w:rPr>
      </w:pPr>
      <w:r w:rsidRPr="00295AF0">
        <w:rPr>
          <w:i/>
          <w:iCs/>
        </w:rPr>
        <w:t>This project used the aid of AI application in its creation. These applications and their usage are as followed:</w:t>
      </w:r>
    </w:p>
    <w:p w14:paraId="066B405E" w14:textId="060F8C68" w:rsidR="00165063" w:rsidRPr="00295AF0" w:rsidRDefault="00D72389" w:rsidP="001A495E">
      <w:pPr>
        <w:pStyle w:val="ListParagraph"/>
        <w:numPr>
          <w:ilvl w:val="0"/>
          <w:numId w:val="9"/>
        </w:numPr>
        <w:rPr>
          <w:i/>
          <w:iCs/>
        </w:rPr>
      </w:pPr>
      <w:r w:rsidRPr="00295AF0">
        <w:rPr>
          <w:b/>
          <w:bCs/>
          <w:i/>
          <w:iCs/>
        </w:rPr>
        <w:t>ChatGPT</w:t>
      </w:r>
      <w:r w:rsidRPr="00295AF0">
        <w:rPr>
          <w:i/>
          <w:iCs/>
        </w:rPr>
        <w:t xml:space="preserve"> – Used in the aid of creating th</w:t>
      </w:r>
      <w:r w:rsidR="00433281" w:rsidRPr="00295AF0">
        <w:rPr>
          <w:i/>
          <w:iCs/>
        </w:rPr>
        <w:t>is</w:t>
      </w:r>
      <w:r w:rsidRPr="00295AF0">
        <w:rPr>
          <w:i/>
          <w:iCs/>
        </w:rPr>
        <w:t xml:space="preserve"> SDLC </w:t>
      </w:r>
      <w:r w:rsidR="00433281" w:rsidRPr="00295AF0">
        <w:rPr>
          <w:i/>
          <w:iCs/>
        </w:rPr>
        <w:t>report</w:t>
      </w:r>
    </w:p>
    <w:p w14:paraId="58202282" w14:textId="66AF2C4E" w:rsidR="00433281" w:rsidRPr="00295AF0" w:rsidRDefault="00433281" w:rsidP="001A495E">
      <w:pPr>
        <w:pStyle w:val="ListParagraph"/>
        <w:numPr>
          <w:ilvl w:val="0"/>
          <w:numId w:val="9"/>
        </w:numPr>
        <w:rPr>
          <w:i/>
          <w:iCs/>
        </w:rPr>
      </w:pPr>
      <w:r w:rsidRPr="00295AF0">
        <w:rPr>
          <w:b/>
          <w:bCs/>
          <w:i/>
          <w:iCs/>
        </w:rPr>
        <w:t>GitHub Copilot</w:t>
      </w:r>
      <w:r w:rsidRPr="00295AF0">
        <w:rPr>
          <w:i/>
          <w:iCs/>
        </w:rPr>
        <w:t xml:space="preserve"> – Used in the aid of </w:t>
      </w:r>
      <w:r w:rsidR="004A797E" w:rsidRPr="00295AF0">
        <w:rPr>
          <w:i/>
          <w:iCs/>
        </w:rPr>
        <w:t xml:space="preserve">generating </w:t>
      </w:r>
      <w:r w:rsidR="00F744A0" w:rsidRPr="00295AF0">
        <w:rPr>
          <w:i/>
          <w:iCs/>
        </w:rPr>
        <w:t>this applications code</w:t>
      </w:r>
    </w:p>
    <w:p w14:paraId="630B69A4" w14:textId="31E060B8" w:rsidR="00F744A0" w:rsidRPr="00295AF0" w:rsidRDefault="00F744A0" w:rsidP="00FC0CA8">
      <w:pPr>
        <w:rPr>
          <w:i/>
          <w:iCs/>
        </w:rPr>
      </w:pPr>
      <w:r w:rsidRPr="00295AF0">
        <w:rPr>
          <w:i/>
          <w:iCs/>
        </w:rPr>
        <w:t xml:space="preserve">Everywhere AI assistance has been used </w:t>
      </w:r>
      <w:r w:rsidR="00F33F84" w:rsidRPr="00295AF0">
        <w:rPr>
          <w:i/>
          <w:iCs/>
        </w:rPr>
        <w:t xml:space="preserve">will be clearly marked in its heading </w:t>
      </w:r>
      <w:r w:rsidR="00D806E4" w:rsidRPr="00295AF0">
        <w:rPr>
          <w:i/>
          <w:iCs/>
        </w:rPr>
        <w:t xml:space="preserve">and </w:t>
      </w:r>
      <w:r w:rsidR="001A495E" w:rsidRPr="00295AF0">
        <w:rPr>
          <w:i/>
          <w:iCs/>
        </w:rPr>
        <w:t xml:space="preserve">usage </w:t>
      </w:r>
      <w:r w:rsidR="00D806E4" w:rsidRPr="00295AF0">
        <w:rPr>
          <w:i/>
          <w:iCs/>
        </w:rPr>
        <w:t xml:space="preserve">explained in the </w:t>
      </w:r>
      <w:hyperlink w:anchor="AI_Evidence" w:history="1">
        <w:r w:rsidR="00D806E4" w:rsidRPr="00295AF0">
          <w:rPr>
            <w:rStyle w:val="Hyperlink"/>
            <w:i/>
            <w:iCs/>
          </w:rPr>
          <w:t>Prompt Engineering &amp; AI Workflow Evidence</w:t>
        </w:r>
      </w:hyperlink>
      <w:r w:rsidR="001A495E" w:rsidRPr="00295AF0">
        <w:rPr>
          <w:i/>
          <w:iCs/>
        </w:rPr>
        <w:t>.</w:t>
      </w:r>
    </w:p>
    <w:p w14:paraId="754890FF" w14:textId="77777777" w:rsidR="00295AF0" w:rsidRDefault="00295AF0" w:rsidP="00FC0CA8"/>
    <w:sdt>
      <w:sdtPr>
        <w:id w:val="278286559"/>
        <w:docPartObj>
          <w:docPartGallery w:val="Table of Contents"/>
          <w:docPartUnique/>
        </w:docPartObj>
      </w:sdtPr>
      <w:sdtContent>
        <w:p w14:paraId="68294C78" w14:textId="520CF129" w:rsidR="00C3005D" w:rsidRDefault="7C0D35C3">
          <w:pPr>
            <w:pStyle w:val="TOC1"/>
            <w:tabs>
              <w:tab w:val="right" w:leader="dot" w:pos="9016"/>
            </w:tabs>
            <w:rPr>
              <w:noProof/>
              <w:kern w:val="2"/>
              <w:lang w:val="en-IE" w:eastAsia="en-IE"/>
              <w14:ligatures w14:val="standardContextual"/>
            </w:rPr>
          </w:pPr>
          <w:r>
            <w:fldChar w:fldCharType="begin"/>
          </w:r>
          <w:r>
            <w:instrText>TOC \o \z \u \h</w:instrText>
          </w:r>
          <w:r>
            <w:fldChar w:fldCharType="separate"/>
          </w:r>
          <w:hyperlink w:anchor="_Toc227745034" w:history="1">
            <w:r w:rsidR="00C3005D" w:rsidRPr="00A7225E">
              <w:rPr>
                <w:rStyle w:val="Hyperlink"/>
                <w:noProof/>
              </w:rPr>
              <w:t>SDLC Report</w:t>
            </w:r>
            <w:r w:rsidR="00C3005D">
              <w:rPr>
                <w:noProof/>
                <w:webHidden/>
              </w:rPr>
              <w:tab/>
            </w:r>
            <w:r w:rsidR="00C3005D">
              <w:rPr>
                <w:noProof/>
                <w:webHidden/>
              </w:rPr>
              <w:fldChar w:fldCharType="begin"/>
            </w:r>
            <w:r w:rsidR="00C3005D">
              <w:rPr>
                <w:noProof/>
                <w:webHidden/>
              </w:rPr>
              <w:instrText xml:space="preserve"> PAGEREF _Toc227745034 \h </w:instrText>
            </w:r>
            <w:r w:rsidR="00C3005D">
              <w:rPr>
                <w:noProof/>
                <w:webHidden/>
              </w:rPr>
            </w:r>
            <w:r w:rsidR="00C3005D">
              <w:rPr>
                <w:noProof/>
                <w:webHidden/>
              </w:rPr>
              <w:fldChar w:fldCharType="separate"/>
            </w:r>
            <w:r w:rsidR="00E849A7">
              <w:rPr>
                <w:noProof/>
                <w:webHidden/>
              </w:rPr>
              <w:t>2</w:t>
            </w:r>
            <w:r w:rsidR="00C3005D">
              <w:rPr>
                <w:noProof/>
                <w:webHidden/>
              </w:rPr>
              <w:fldChar w:fldCharType="end"/>
            </w:r>
          </w:hyperlink>
        </w:p>
        <w:p w14:paraId="13679062" w14:textId="1E93E27F" w:rsidR="00C3005D" w:rsidRDefault="00C3005D">
          <w:pPr>
            <w:pStyle w:val="TOC2"/>
            <w:tabs>
              <w:tab w:val="left" w:pos="720"/>
              <w:tab w:val="right" w:leader="dot" w:pos="9016"/>
            </w:tabs>
            <w:rPr>
              <w:noProof/>
              <w:kern w:val="2"/>
              <w:lang w:val="en-IE" w:eastAsia="en-IE"/>
              <w14:ligatures w14:val="standardContextual"/>
            </w:rPr>
          </w:pPr>
          <w:hyperlink w:anchor="_Toc227745035" w:history="1">
            <w:r w:rsidRPr="00A7225E">
              <w:rPr>
                <w:rStyle w:val="Hyperlink"/>
                <w:noProof/>
              </w:rPr>
              <w:t>1.</w:t>
            </w:r>
            <w:r>
              <w:rPr>
                <w:noProof/>
                <w:kern w:val="2"/>
                <w:lang w:val="en-IE" w:eastAsia="en-IE"/>
                <w14:ligatures w14:val="standardContextual"/>
              </w:rPr>
              <w:tab/>
            </w:r>
            <w:r w:rsidRPr="00A7225E">
              <w:rPr>
                <w:rStyle w:val="Hyperlink"/>
                <w:noProof/>
              </w:rPr>
              <w:t>Planning Phase</w:t>
            </w:r>
            <w:r>
              <w:rPr>
                <w:noProof/>
                <w:webHidden/>
              </w:rPr>
              <w:tab/>
            </w:r>
            <w:r>
              <w:rPr>
                <w:noProof/>
                <w:webHidden/>
              </w:rPr>
              <w:fldChar w:fldCharType="begin"/>
            </w:r>
            <w:r>
              <w:rPr>
                <w:noProof/>
                <w:webHidden/>
              </w:rPr>
              <w:instrText xml:space="preserve"> PAGEREF _Toc227745035 \h </w:instrText>
            </w:r>
            <w:r>
              <w:rPr>
                <w:noProof/>
                <w:webHidden/>
              </w:rPr>
            </w:r>
            <w:r>
              <w:rPr>
                <w:noProof/>
                <w:webHidden/>
              </w:rPr>
              <w:fldChar w:fldCharType="separate"/>
            </w:r>
            <w:r w:rsidR="00E849A7">
              <w:rPr>
                <w:noProof/>
                <w:webHidden/>
              </w:rPr>
              <w:t>2</w:t>
            </w:r>
            <w:r>
              <w:rPr>
                <w:noProof/>
                <w:webHidden/>
              </w:rPr>
              <w:fldChar w:fldCharType="end"/>
            </w:r>
          </w:hyperlink>
        </w:p>
        <w:p w14:paraId="071AB70D" w14:textId="4CC64624" w:rsidR="00C3005D" w:rsidRDefault="00C3005D">
          <w:pPr>
            <w:pStyle w:val="TOC3"/>
            <w:tabs>
              <w:tab w:val="left" w:pos="1200"/>
              <w:tab w:val="right" w:leader="dot" w:pos="9016"/>
            </w:tabs>
            <w:rPr>
              <w:noProof/>
              <w:kern w:val="2"/>
              <w:lang w:val="en-IE" w:eastAsia="en-IE"/>
              <w14:ligatures w14:val="standardContextual"/>
            </w:rPr>
          </w:pPr>
          <w:hyperlink w:anchor="_Toc227745036" w:history="1">
            <w:r w:rsidRPr="00A7225E">
              <w:rPr>
                <w:rStyle w:val="Hyperlink"/>
                <w:noProof/>
              </w:rPr>
              <w:t>1.1.</w:t>
            </w:r>
            <w:r>
              <w:rPr>
                <w:noProof/>
                <w:kern w:val="2"/>
                <w:lang w:val="en-IE" w:eastAsia="en-IE"/>
                <w14:ligatures w14:val="standardContextual"/>
              </w:rPr>
              <w:tab/>
            </w:r>
            <w:r w:rsidRPr="00A7225E">
              <w:rPr>
                <w:rStyle w:val="Hyperlink"/>
                <w:noProof/>
              </w:rPr>
              <w:t>Problem Statement</w:t>
            </w:r>
            <w:r>
              <w:rPr>
                <w:noProof/>
                <w:webHidden/>
              </w:rPr>
              <w:tab/>
            </w:r>
            <w:r>
              <w:rPr>
                <w:noProof/>
                <w:webHidden/>
              </w:rPr>
              <w:fldChar w:fldCharType="begin"/>
            </w:r>
            <w:r>
              <w:rPr>
                <w:noProof/>
                <w:webHidden/>
              </w:rPr>
              <w:instrText xml:space="preserve"> PAGEREF _Toc227745036 \h </w:instrText>
            </w:r>
            <w:r>
              <w:rPr>
                <w:noProof/>
                <w:webHidden/>
              </w:rPr>
            </w:r>
            <w:r>
              <w:rPr>
                <w:noProof/>
                <w:webHidden/>
              </w:rPr>
              <w:fldChar w:fldCharType="separate"/>
            </w:r>
            <w:r w:rsidR="00E849A7">
              <w:rPr>
                <w:noProof/>
                <w:webHidden/>
              </w:rPr>
              <w:t>2</w:t>
            </w:r>
            <w:r>
              <w:rPr>
                <w:noProof/>
                <w:webHidden/>
              </w:rPr>
              <w:fldChar w:fldCharType="end"/>
            </w:r>
          </w:hyperlink>
        </w:p>
        <w:p w14:paraId="26ED3116" w14:textId="60C78F6F" w:rsidR="00C3005D" w:rsidRDefault="00C3005D">
          <w:pPr>
            <w:pStyle w:val="TOC3"/>
            <w:tabs>
              <w:tab w:val="left" w:pos="1200"/>
              <w:tab w:val="right" w:leader="dot" w:pos="9016"/>
            </w:tabs>
            <w:rPr>
              <w:noProof/>
              <w:kern w:val="2"/>
              <w:lang w:val="en-IE" w:eastAsia="en-IE"/>
              <w14:ligatures w14:val="standardContextual"/>
            </w:rPr>
          </w:pPr>
          <w:hyperlink w:anchor="_Toc227745037" w:history="1">
            <w:r w:rsidRPr="00A7225E">
              <w:rPr>
                <w:rStyle w:val="Hyperlink"/>
                <w:noProof/>
              </w:rPr>
              <w:t>1.2.</w:t>
            </w:r>
            <w:r>
              <w:rPr>
                <w:noProof/>
                <w:kern w:val="2"/>
                <w:lang w:val="en-IE" w:eastAsia="en-IE"/>
                <w14:ligatures w14:val="standardContextual"/>
              </w:rPr>
              <w:tab/>
            </w:r>
            <w:r w:rsidRPr="00A7225E">
              <w:rPr>
                <w:rStyle w:val="Hyperlink"/>
                <w:noProof/>
              </w:rPr>
              <w:t>Stakeholders</w:t>
            </w:r>
            <w:r>
              <w:rPr>
                <w:noProof/>
                <w:webHidden/>
              </w:rPr>
              <w:tab/>
            </w:r>
            <w:r>
              <w:rPr>
                <w:noProof/>
                <w:webHidden/>
              </w:rPr>
              <w:fldChar w:fldCharType="begin"/>
            </w:r>
            <w:r>
              <w:rPr>
                <w:noProof/>
                <w:webHidden/>
              </w:rPr>
              <w:instrText xml:space="preserve"> PAGEREF _Toc227745037 \h </w:instrText>
            </w:r>
            <w:r>
              <w:rPr>
                <w:noProof/>
                <w:webHidden/>
              </w:rPr>
            </w:r>
            <w:r>
              <w:rPr>
                <w:noProof/>
                <w:webHidden/>
              </w:rPr>
              <w:fldChar w:fldCharType="separate"/>
            </w:r>
            <w:r w:rsidR="00E849A7">
              <w:rPr>
                <w:noProof/>
                <w:webHidden/>
              </w:rPr>
              <w:t>2</w:t>
            </w:r>
            <w:r>
              <w:rPr>
                <w:noProof/>
                <w:webHidden/>
              </w:rPr>
              <w:fldChar w:fldCharType="end"/>
            </w:r>
          </w:hyperlink>
        </w:p>
        <w:p w14:paraId="7480D7C7" w14:textId="7FE2D155" w:rsidR="00C3005D" w:rsidRDefault="00C3005D">
          <w:pPr>
            <w:pStyle w:val="TOC3"/>
            <w:tabs>
              <w:tab w:val="left" w:pos="1200"/>
              <w:tab w:val="right" w:leader="dot" w:pos="9016"/>
            </w:tabs>
            <w:rPr>
              <w:noProof/>
              <w:kern w:val="2"/>
              <w:lang w:val="en-IE" w:eastAsia="en-IE"/>
              <w14:ligatures w14:val="standardContextual"/>
            </w:rPr>
          </w:pPr>
          <w:hyperlink w:anchor="_Toc227745038" w:history="1">
            <w:r w:rsidRPr="00A7225E">
              <w:rPr>
                <w:rStyle w:val="Hyperlink"/>
                <w:noProof/>
              </w:rPr>
              <w:t>1.3.</w:t>
            </w:r>
            <w:r>
              <w:rPr>
                <w:noProof/>
                <w:kern w:val="2"/>
                <w:lang w:val="en-IE" w:eastAsia="en-IE"/>
                <w14:ligatures w14:val="standardContextual"/>
              </w:rPr>
              <w:tab/>
            </w:r>
            <w:r w:rsidRPr="00A7225E">
              <w:rPr>
                <w:rStyle w:val="Hyperlink"/>
                <w:noProof/>
              </w:rPr>
              <w:t>Goals</w:t>
            </w:r>
            <w:r>
              <w:rPr>
                <w:noProof/>
                <w:webHidden/>
              </w:rPr>
              <w:tab/>
            </w:r>
            <w:r>
              <w:rPr>
                <w:noProof/>
                <w:webHidden/>
              </w:rPr>
              <w:fldChar w:fldCharType="begin"/>
            </w:r>
            <w:r>
              <w:rPr>
                <w:noProof/>
                <w:webHidden/>
              </w:rPr>
              <w:instrText xml:space="preserve"> PAGEREF _Toc227745038 \h </w:instrText>
            </w:r>
            <w:r>
              <w:rPr>
                <w:noProof/>
                <w:webHidden/>
              </w:rPr>
            </w:r>
            <w:r>
              <w:rPr>
                <w:noProof/>
                <w:webHidden/>
              </w:rPr>
              <w:fldChar w:fldCharType="separate"/>
            </w:r>
            <w:r w:rsidR="00E849A7">
              <w:rPr>
                <w:noProof/>
                <w:webHidden/>
              </w:rPr>
              <w:t>2</w:t>
            </w:r>
            <w:r>
              <w:rPr>
                <w:noProof/>
                <w:webHidden/>
              </w:rPr>
              <w:fldChar w:fldCharType="end"/>
            </w:r>
          </w:hyperlink>
        </w:p>
        <w:p w14:paraId="0DE2F5BE" w14:textId="1345680D" w:rsidR="00C3005D" w:rsidRDefault="00C3005D">
          <w:pPr>
            <w:pStyle w:val="TOC3"/>
            <w:tabs>
              <w:tab w:val="left" w:pos="1200"/>
              <w:tab w:val="right" w:leader="dot" w:pos="9016"/>
            </w:tabs>
            <w:rPr>
              <w:noProof/>
              <w:kern w:val="2"/>
              <w:lang w:val="en-IE" w:eastAsia="en-IE"/>
              <w14:ligatures w14:val="standardContextual"/>
            </w:rPr>
          </w:pPr>
          <w:hyperlink w:anchor="_Toc227745039" w:history="1">
            <w:r w:rsidRPr="00A7225E">
              <w:rPr>
                <w:rStyle w:val="Hyperlink"/>
                <w:noProof/>
              </w:rPr>
              <w:t>1.4.</w:t>
            </w:r>
            <w:r>
              <w:rPr>
                <w:noProof/>
                <w:kern w:val="2"/>
                <w:lang w:val="en-IE" w:eastAsia="en-IE"/>
                <w14:ligatures w14:val="standardContextual"/>
              </w:rPr>
              <w:tab/>
            </w:r>
            <w:r w:rsidRPr="00A7225E">
              <w:rPr>
                <w:rStyle w:val="Hyperlink"/>
                <w:noProof/>
              </w:rPr>
              <w:t>Constraints</w:t>
            </w:r>
            <w:r>
              <w:rPr>
                <w:noProof/>
                <w:webHidden/>
              </w:rPr>
              <w:tab/>
            </w:r>
            <w:r>
              <w:rPr>
                <w:noProof/>
                <w:webHidden/>
              </w:rPr>
              <w:fldChar w:fldCharType="begin"/>
            </w:r>
            <w:r>
              <w:rPr>
                <w:noProof/>
                <w:webHidden/>
              </w:rPr>
              <w:instrText xml:space="preserve"> PAGEREF _Toc227745039 \h </w:instrText>
            </w:r>
            <w:r>
              <w:rPr>
                <w:noProof/>
                <w:webHidden/>
              </w:rPr>
            </w:r>
            <w:r>
              <w:rPr>
                <w:noProof/>
                <w:webHidden/>
              </w:rPr>
              <w:fldChar w:fldCharType="separate"/>
            </w:r>
            <w:r w:rsidR="00E849A7">
              <w:rPr>
                <w:noProof/>
                <w:webHidden/>
              </w:rPr>
              <w:t>3</w:t>
            </w:r>
            <w:r>
              <w:rPr>
                <w:noProof/>
                <w:webHidden/>
              </w:rPr>
              <w:fldChar w:fldCharType="end"/>
            </w:r>
          </w:hyperlink>
        </w:p>
        <w:p w14:paraId="56FA24A8" w14:textId="6C181B0E" w:rsidR="00C3005D" w:rsidRDefault="00C3005D">
          <w:pPr>
            <w:pStyle w:val="TOC3"/>
            <w:tabs>
              <w:tab w:val="left" w:pos="1200"/>
              <w:tab w:val="right" w:leader="dot" w:pos="9016"/>
            </w:tabs>
            <w:rPr>
              <w:noProof/>
              <w:kern w:val="2"/>
              <w:lang w:val="en-IE" w:eastAsia="en-IE"/>
              <w14:ligatures w14:val="standardContextual"/>
            </w:rPr>
          </w:pPr>
          <w:hyperlink w:anchor="_Toc227745040" w:history="1">
            <w:r w:rsidRPr="00A7225E">
              <w:rPr>
                <w:rStyle w:val="Hyperlink"/>
                <w:noProof/>
              </w:rPr>
              <w:t>1.5.</w:t>
            </w:r>
            <w:r>
              <w:rPr>
                <w:noProof/>
                <w:kern w:val="2"/>
                <w:lang w:val="en-IE" w:eastAsia="en-IE"/>
                <w14:ligatures w14:val="standardContextual"/>
              </w:rPr>
              <w:tab/>
            </w:r>
            <w:r w:rsidRPr="00A7225E">
              <w:rPr>
                <w:rStyle w:val="Hyperlink"/>
                <w:noProof/>
              </w:rPr>
              <w:t>Scope</w:t>
            </w:r>
            <w:r>
              <w:rPr>
                <w:noProof/>
                <w:webHidden/>
              </w:rPr>
              <w:tab/>
            </w:r>
            <w:r>
              <w:rPr>
                <w:noProof/>
                <w:webHidden/>
              </w:rPr>
              <w:fldChar w:fldCharType="begin"/>
            </w:r>
            <w:r>
              <w:rPr>
                <w:noProof/>
                <w:webHidden/>
              </w:rPr>
              <w:instrText xml:space="preserve"> PAGEREF _Toc227745040 \h </w:instrText>
            </w:r>
            <w:r>
              <w:rPr>
                <w:noProof/>
                <w:webHidden/>
              </w:rPr>
            </w:r>
            <w:r>
              <w:rPr>
                <w:noProof/>
                <w:webHidden/>
              </w:rPr>
              <w:fldChar w:fldCharType="separate"/>
            </w:r>
            <w:r w:rsidR="00E849A7">
              <w:rPr>
                <w:noProof/>
                <w:webHidden/>
              </w:rPr>
              <w:t>5</w:t>
            </w:r>
            <w:r>
              <w:rPr>
                <w:noProof/>
                <w:webHidden/>
              </w:rPr>
              <w:fldChar w:fldCharType="end"/>
            </w:r>
          </w:hyperlink>
        </w:p>
        <w:p w14:paraId="555D286E" w14:textId="228618F1" w:rsidR="00C3005D" w:rsidRDefault="00C3005D">
          <w:pPr>
            <w:pStyle w:val="TOC3"/>
            <w:tabs>
              <w:tab w:val="left" w:pos="1200"/>
              <w:tab w:val="right" w:leader="dot" w:pos="9016"/>
            </w:tabs>
            <w:rPr>
              <w:noProof/>
              <w:kern w:val="2"/>
              <w:lang w:val="en-IE" w:eastAsia="en-IE"/>
              <w14:ligatures w14:val="standardContextual"/>
            </w:rPr>
          </w:pPr>
          <w:hyperlink w:anchor="_Toc227745041" w:history="1">
            <w:r w:rsidRPr="00A7225E">
              <w:rPr>
                <w:rStyle w:val="Hyperlink"/>
                <w:noProof/>
              </w:rPr>
              <w:t>1.6.</w:t>
            </w:r>
            <w:r>
              <w:rPr>
                <w:noProof/>
                <w:kern w:val="2"/>
                <w:lang w:val="en-IE" w:eastAsia="en-IE"/>
                <w14:ligatures w14:val="standardContextual"/>
              </w:rPr>
              <w:tab/>
            </w:r>
            <w:r w:rsidRPr="00A7225E">
              <w:rPr>
                <w:rStyle w:val="Hyperlink"/>
                <w:noProof/>
              </w:rPr>
              <w:t>Risk and Assumptions</w:t>
            </w:r>
            <w:r>
              <w:rPr>
                <w:noProof/>
                <w:webHidden/>
              </w:rPr>
              <w:tab/>
            </w:r>
            <w:r>
              <w:rPr>
                <w:noProof/>
                <w:webHidden/>
              </w:rPr>
              <w:fldChar w:fldCharType="begin"/>
            </w:r>
            <w:r>
              <w:rPr>
                <w:noProof/>
                <w:webHidden/>
              </w:rPr>
              <w:instrText xml:space="preserve"> PAGEREF _Toc227745041 \h </w:instrText>
            </w:r>
            <w:r>
              <w:rPr>
                <w:noProof/>
                <w:webHidden/>
              </w:rPr>
            </w:r>
            <w:r>
              <w:rPr>
                <w:noProof/>
                <w:webHidden/>
              </w:rPr>
              <w:fldChar w:fldCharType="separate"/>
            </w:r>
            <w:r w:rsidR="00E849A7">
              <w:rPr>
                <w:noProof/>
                <w:webHidden/>
              </w:rPr>
              <w:t>5</w:t>
            </w:r>
            <w:r>
              <w:rPr>
                <w:noProof/>
                <w:webHidden/>
              </w:rPr>
              <w:fldChar w:fldCharType="end"/>
            </w:r>
          </w:hyperlink>
        </w:p>
        <w:p w14:paraId="71E4F746" w14:textId="2B7F9F23" w:rsidR="00C3005D" w:rsidRDefault="00C3005D">
          <w:pPr>
            <w:pStyle w:val="TOC2"/>
            <w:tabs>
              <w:tab w:val="left" w:pos="720"/>
              <w:tab w:val="right" w:leader="dot" w:pos="9016"/>
            </w:tabs>
            <w:rPr>
              <w:noProof/>
              <w:kern w:val="2"/>
              <w:lang w:val="en-IE" w:eastAsia="en-IE"/>
              <w14:ligatures w14:val="standardContextual"/>
            </w:rPr>
          </w:pPr>
          <w:hyperlink w:anchor="_Toc227745042" w:history="1">
            <w:r w:rsidRPr="00A7225E">
              <w:rPr>
                <w:rStyle w:val="Hyperlink"/>
                <w:noProof/>
              </w:rPr>
              <w:t>2.</w:t>
            </w:r>
            <w:r>
              <w:rPr>
                <w:noProof/>
                <w:kern w:val="2"/>
                <w:lang w:val="en-IE" w:eastAsia="en-IE"/>
                <w14:ligatures w14:val="standardContextual"/>
              </w:rPr>
              <w:tab/>
            </w:r>
            <w:r w:rsidRPr="00A7225E">
              <w:rPr>
                <w:rStyle w:val="Hyperlink"/>
                <w:noProof/>
              </w:rPr>
              <w:t>Requirements Phase</w:t>
            </w:r>
            <w:r>
              <w:rPr>
                <w:noProof/>
                <w:webHidden/>
              </w:rPr>
              <w:tab/>
            </w:r>
            <w:r>
              <w:rPr>
                <w:noProof/>
                <w:webHidden/>
              </w:rPr>
              <w:fldChar w:fldCharType="begin"/>
            </w:r>
            <w:r>
              <w:rPr>
                <w:noProof/>
                <w:webHidden/>
              </w:rPr>
              <w:instrText xml:space="preserve"> PAGEREF _Toc227745042 \h </w:instrText>
            </w:r>
            <w:r>
              <w:rPr>
                <w:noProof/>
                <w:webHidden/>
              </w:rPr>
            </w:r>
            <w:r>
              <w:rPr>
                <w:noProof/>
                <w:webHidden/>
              </w:rPr>
              <w:fldChar w:fldCharType="separate"/>
            </w:r>
            <w:r w:rsidR="00E849A7">
              <w:rPr>
                <w:noProof/>
                <w:webHidden/>
              </w:rPr>
              <w:t>5</w:t>
            </w:r>
            <w:r>
              <w:rPr>
                <w:noProof/>
                <w:webHidden/>
              </w:rPr>
              <w:fldChar w:fldCharType="end"/>
            </w:r>
          </w:hyperlink>
        </w:p>
        <w:p w14:paraId="77EF272C" w14:textId="4BE08985" w:rsidR="00C3005D" w:rsidRDefault="00C3005D">
          <w:pPr>
            <w:pStyle w:val="TOC3"/>
            <w:tabs>
              <w:tab w:val="left" w:pos="1200"/>
              <w:tab w:val="right" w:leader="dot" w:pos="9016"/>
            </w:tabs>
            <w:rPr>
              <w:noProof/>
              <w:kern w:val="2"/>
              <w:lang w:val="en-IE" w:eastAsia="en-IE"/>
              <w14:ligatures w14:val="standardContextual"/>
            </w:rPr>
          </w:pPr>
          <w:hyperlink w:anchor="_Toc227745043" w:history="1">
            <w:r w:rsidRPr="00A7225E">
              <w:rPr>
                <w:rStyle w:val="Hyperlink"/>
                <w:noProof/>
              </w:rPr>
              <w:t>2.1.</w:t>
            </w:r>
            <w:r>
              <w:rPr>
                <w:noProof/>
                <w:kern w:val="2"/>
                <w:lang w:val="en-IE" w:eastAsia="en-IE"/>
                <w14:ligatures w14:val="standardContextual"/>
              </w:rPr>
              <w:tab/>
            </w:r>
            <w:r w:rsidRPr="00A7225E">
              <w:rPr>
                <w:rStyle w:val="Hyperlink"/>
                <w:noProof/>
              </w:rPr>
              <w:t>Functional Requirements</w:t>
            </w:r>
            <w:r>
              <w:rPr>
                <w:noProof/>
                <w:webHidden/>
              </w:rPr>
              <w:tab/>
            </w:r>
            <w:r>
              <w:rPr>
                <w:noProof/>
                <w:webHidden/>
              </w:rPr>
              <w:fldChar w:fldCharType="begin"/>
            </w:r>
            <w:r>
              <w:rPr>
                <w:noProof/>
                <w:webHidden/>
              </w:rPr>
              <w:instrText xml:space="preserve"> PAGEREF _Toc227745043 \h </w:instrText>
            </w:r>
            <w:r>
              <w:rPr>
                <w:noProof/>
                <w:webHidden/>
              </w:rPr>
            </w:r>
            <w:r>
              <w:rPr>
                <w:noProof/>
                <w:webHidden/>
              </w:rPr>
              <w:fldChar w:fldCharType="separate"/>
            </w:r>
            <w:r w:rsidR="00E849A7">
              <w:rPr>
                <w:noProof/>
                <w:webHidden/>
              </w:rPr>
              <w:t>5</w:t>
            </w:r>
            <w:r>
              <w:rPr>
                <w:noProof/>
                <w:webHidden/>
              </w:rPr>
              <w:fldChar w:fldCharType="end"/>
            </w:r>
          </w:hyperlink>
        </w:p>
        <w:p w14:paraId="2CBEAECF" w14:textId="691F0DF5" w:rsidR="00C3005D" w:rsidRDefault="00C3005D">
          <w:pPr>
            <w:pStyle w:val="TOC3"/>
            <w:tabs>
              <w:tab w:val="left" w:pos="1200"/>
              <w:tab w:val="right" w:leader="dot" w:pos="9016"/>
            </w:tabs>
            <w:rPr>
              <w:noProof/>
              <w:kern w:val="2"/>
              <w:lang w:val="en-IE" w:eastAsia="en-IE"/>
              <w14:ligatures w14:val="standardContextual"/>
            </w:rPr>
          </w:pPr>
          <w:hyperlink w:anchor="_Toc227745044" w:history="1">
            <w:r w:rsidRPr="00A7225E">
              <w:rPr>
                <w:rStyle w:val="Hyperlink"/>
                <w:noProof/>
              </w:rPr>
              <w:t>2.2.</w:t>
            </w:r>
            <w:r>
              <w:rPr>
                <w:noProof/>
                <w:kern w:val="2"/>
                <w:lang w:val="en-IE" w:eastAsia="en-IE"/>
                <w14:ligatures w14:val="standardContextual"/>
              </w:rPr>
              <w:tab/>
            </w:r>
            <w:r w:rsidRPr="00A7225E">
              <w:rPr>
                <w:rStyle w:val="Hyperlink"/>
                <w:noProof/>
              </w:rPr>
              <w:t>Non-Functional Requirements</w:t>
            </w:r>
            <w:r>
              <w:rPr>
                <w:noProof/>
                <w:webHidden/>
              </w:rPr>
              <w:tab/>
            </w:r>
            <w:r>
              <w:rPr>
                <w:noProof/>
                <w:webHidden/>
              </w:rPr>
              <w:fldChar w:fldCharType="begin"/>
            </w:r>
            <w:r>
              <w:rPr>
                <w:noProof/>
                <w:webHidden/>
              </w:rPr>
              <w:instrText xml:space="preserve"> PAGEREF _Toc227745044 \h </w:instrText>
            </w:r>
            <w:r>
              <w:rPr>
                <w:noProof/>
                <w:webHidden/>
              </w:rPr>
            </w:r>
            <w:r>
              <w:rPr>
                <w:noProof/>
                <w:webHidden/>
              </w:rPr>
              <w:fldChar w:fldCharType="separate"/>
            </w:r>
            <w:r w:rsidR="00E849A7">
              <w:rPr>
                <w:noProof/>
                <w:webHidden/>
              </w:rPr>
              <w:t>5</w:t>
            </w:r>
            <w:r>
              <w:rPr>
                <w:noProof/>
                <w:webHidden/>
              </w:rPr>
              <w:fldChar w:fldCharType="end"/>
            </w:r>
          </w:hyperlink>
        </w:p>
        <w:p w14:paraId="2A44FD5D" w14:textId="563AA0BA" w:rsidR="00C3005D" w:rsidRDefault="00C3005D">
          <w:pPr>
            <w:pStyle w:val="TOC2"/>
            <w:tabs>
              <w:tab w:val="left" w:pos="720"/>
              <w:tab w:val="right" w:leader="dot" w:pos="9016"/>
            </w:tabs>
            <w:rPr>
              <w:noProof/>
              <w:kern w:val="2"/>
              <w:lang w:val="en-IE" w:eastAsia="en-IE"/>
              <w14:ligatures w14:val="standardContextual"/>
            </w:rPr>
          </w:pPr>
          <w:hyperlink w:anchor="_Toc227745045" w:history="1">
            <w:r w:rsidRPr="00A7225E">
              <w:rPr>
                <w:rStyle w:val="Hyperlink"/>
                <w:noProof/>
              </w:rPr>
              <w:t>3.</w:t>
            </w:r>
            <w:r>
              <w:rPr>
                <w:noProof/>
                <w:kern w:val="2"/>
                <w:lang w:val="en-IE" w:eastAsia="en-IE"/>
                <w14:ligatures w14:val="standardContextual"/>
              </w:rPr>
              <w:tab/>
            </w:r>
            <w:r w:rsidRPr="00A7225E">
              <w:rPr>
                <w:rStyle w:val="Hyperlink"/>
                <w:noProof/>
              </w:rPr>
              <w:t>High-Level Design</w:t>
            </w:r>
            <w:r>
              <w:rPr>
                <w:noProof/>
                <w:webHidden/>
              </w:rPr>
              <w:tab/>
            </w:r>
            <w:r>
              <w:rPr>
                <w:noProof/>
                <w:webHidden/>
              </w:rPr>
              <w:fldChar w:fldCharType="begin"/>
            </w:r>
            <w:r>
              <w:rPr>
                <w:noProof/>
                <w:webHidden/>
              </w:rPr>
              <w:instrText xml:space="preserve"> PAGEREF _Toc227745045 \h </w:instrText>
            </w:r>
            <w:r>
              <w:rPr>
                <w:noProof/>
                <w:webHidden/>
              </w:rPr>
            </w:r>
            <w:r>
              <w:rPr>
                <w:noProof/>
                <w:webHidden/>
              </w:rPr>
              <w:fldChar w:fldCharType="separate"/>
            </w:r>
            <w:r w:rsidR="00E849A7">
              <w:rPr>
                <w:noProof/>
                <w:webHidden/>
              </w:rPr>
              <w:t>5</w:t>
            </w:r>
            <w:r>
              <w:rPr>
                <w:noProof/>
                <w:webHidden/>
              </w:rPr>
              <w:fldChar w:fldCharType="end"/>
            </w:r>
          </w:hyperlink>
        </w:p>
        <w:p w14:paraId="33B89B2C" w14:textId="48DFD070" w:rsidR="00C3005D" w:rsidRDefault="00C3005D">
          <w:pPr>
            <w:pStyle w:val="TOC3"/>
            <w:tabs>
              <w:tab w:val="left" w:pos="1200"/>
              <w:tab w:val="right" w:leader="dot" w:pos="9016"/>
            </w:tabs>
            <w:rPr>
              <w:noProof/>
              <w:kern w:val="2"/>
              <w:lang w:val="en-IE" w:eastAsia="en-IE"/>
              <w14:ligatures w14:val="standardContextual"/>
            </w:rPr>
          </w:pPr>
          <w:hyperlink w:anchor="_Toc227745046" w:history="1">
            <w:r w:rsidRPr="00A7225E">
              <w:rPr>
                <w:rStyle w:val="Hyperlink"/>
                <w:noProof/>
              </w:rPr>
              <w:t>3.1.</w:t>
            </w:r>
            <w:r>
              <w:rPr>
                <w:noProof/>
                <w:kern w:val="2"/>
                <w:lang w:val="en-IE" w:eastAsia="en-IE"/>
                <w14:ligatures w14:val="standardContextual"/>
              </w:rPr>
              <w:tab/>
            </w:r>
            <w:r w:rsidRPr="00A7225E">
              <w:rPr>
                <w:rStyle w:val="Hyperlink"/>
                <w:noProof/>
              </w:rPr>
              <w:t>Architectural Description</w:t>
            </w:r>
            <w:r>
              <w:rPr>
                <w:noProof/>
                <w:webHidden/>
              </w:rPr>
              <w:tab/>
            </w:r>
            <w:r>
              <w:rPr>
                <w:noProof/>
                <w:webHidden/>
              </w:rPr>
              <w:fldChar w:fldCharType="begin"/>
            </w:r>
            <w:r>
              <w:rPr>
                <w:noProof/>
                <w:webHidden/>
              </w:rPr>
              <w:instrText xml:space="preserve"> PAGEREF _Toc227745046 \h </w:instrText>
            </w:r>
            <w:r>
              <w:rPr>
                <w:noProof/>
                <w:webHidden/>
              </w:rPr>
            </w:r>
            <w:r>
              <w:rPr>
                <w:noProof/>
                <w:webHidden/>
              </w:rPr>
              <w:fldChar w:fldCharType="separate"/>
            </w:r>
            <w:r w:rsidR="00E849A7">
              <w:rPr>
                <w:noProof/>
                <w:webHidden/>
              </w:rPr>
              <w:t>5</w:t>
            </w:r>
            <w:r>
              <w:rPr>
                <w:noProof/>
                <w:webHidden/>
              </w:rPr>
              <w:fldChar w:fldCharType="end"/>
            </w:r>
          </w:hyperlink>
        </w:p>
        <w:p w14:paraId="4C25BE47" w14:textId="6D0758CA" w:rsidR="00C3005D" w:rsidRDefault="00C3005D">
          <w:pPr>
            <w:pStyle w:val="TOC3"/>
            <w:tabs>
              <w:tab w:val="left" w:pos="1200"/>
              <w:tab w:val="right" w:leader="dot" w:pos="9016"/>
            </w:tabs>
            <w:rPr>
              <w:noProof/>
              <w:kern w:val="2"/>
              <w:lang w:val="en-IE" w:eastAsia="en-IE"/>
              <w14:ligatures w14:val="standardContextual"/>
            </w:rPr>
          </w:pPr>
          <w:hyperlink w:anchor="_Toc227745047" w:history="1">
            <w:r w:rsidRPr="00A7225E">
              <w:rPr>
                <w:rStyle w:val="Hyperlink"/>
                <w:noProof/>
              </w:rPr>
              <w:t>3.2.</w:t>
            </w:r>
            <w:r>
              <w:rPr>
                <w:noProof/>
                <w:kern w:val="2"/>
                <w:lang w:val="en-IE" w:eastAsia="en-IE"/>
                <w14:ligatures w14:val="standardContextual"/>
              </w:rPr>
              <w:tab/>
            </w:r>
            <w:r w:rsidRPr="00A7225E">
              <w:rPr>
                <w:rStyle w:val="Hyperlink"/>
                <w:noProof/>
              </w:rPr>
              <w:t>Component Breakdown</w:t>
            </w:r>
            <w:r>
              <w:rPr>
                <w:noProof/>
                <w:webHidden/>
              </w:rPr>
              <w:tab/>
            </w:r>
            <w:r>
              <w:rPr>
                <w:noProof/>
                <w:webHidden/>
              </w:rPr>
              <w:fldChar w:fldCharType="begin"/>
            </w:r>
            <w:r>
              <w:rPr>
                <w:noProof/>
                <w:webHidden/>
              </w:rPr>
              <w:instrText xml:space="preserve"> PAGEREF _Toc227745047 \h </w:instrText>
            </w:r>
            <w:r>
              <w:rPr>
                <w:noProof/>
                <w:webHidden/>
              </w:rPr>
            </w:r>
            <w:r>
              <w:rPr>
                <w:noProof/>
                <w:webHidden/>
              </w:rPr>
              <w:fldChar w:fldCharType="separate"/>
            </w:r>
            <w:r w:rsidR="00E849A7">
              <w:rPr>
                <w:noProof/>
                <w:webHidden/>
              </w:rPr>
              <w:t>5</w:t>
            </w:r>
            <w:r>
              <w:rPr>
                <w:noProof/>
                <w:webHidden/>
              </w:rPr>
              <w:fldChar w:fldCharType="end"/>
            </w:r>
          </w:hyperlink>
        </w:p>
        <w:p w14:paraId="5F0174B8" w14:textId="34230320" w:rsidR="00C3005D" w:rsidRDefault="00C3005D">
          <w:pPr>
            <w:pStyle w:val="TOC3"/>
            <w:tabs>
              <w:tab w:val="left" w:pos="1200"/>
              <w:tab w:val="right" w:leader="dot" w:pos="9016"/>
            </w:tabs>
            <w:rPr>
              <w:noProof/>
              <w:kern w:val="2"/>
              <w:lang w:val="en-IE" w:eastAsia="en-IE"/>
              <w14:ligatures w14:val="standardContextual"/>
            </w:rPr>
          </w:pPr>
          <w:hyperlink w:anchor="_Toc227745048" w:history="1">
            <w:r w:rsidRPr="00A7225E">
              <w:rPr>
                <w:rStyle w:val="Hyperlink"/>
                <w:noProof/>
              </w:rPr>
              <w:t>3.3.</w:t>
            </w:r>
            <w:r>
              <w:rPr>
                <w:noProof/>
                <w:kern w:val="2"/>
                <w:lang w:val="en-IE" w:eastAsia="en-IE"/>
                <w14:ligatures w14:val="standardContextual"/>
              </w:rPr>
              <w:tab/>
            </w:r>
            <w:r w:rsidRPr="00A7225E">
              <w:rPr>
                <w:rStyle w:val="Hyperlink"/>
                <w:noProof/>
              </w:rPr>
              <w:t>Data Structures</w:t>
            </w:r>
            <w:r>
              <w:rPr>
                <w:noProof/>
                <w:webHidden/>
              </w:rPr>
              <w:tab/>
            </w:r>
            <w:r>
              <w:rPr>
                <w:noProof/>
                <w:webHidden/>
              </w:rPr>
              <w:fldChar w:fldCharType="begin"/>
            </w:r>
            <w:r>
              <w:rPr>
                <w:noProof/>
                <w:webHidden/>
              </w:rPr>
              <w:instrText xml:space="preserve"> PAGEREF _Toc227745048 \h </w:instrText>
            </w:r>
            <w:r>
              <w:rPr>
                <w:noProof/>
                <w:webHidden/>
              </w:rPr>
            </w:r>
            <w:r>
              <w:rPr>
                <w:noProof/>
                <w:webHidden/>
              </w:rPr>
              <w:fldChar w:fldCharType="separate"/>
            </w:r>
            <w:r w:rsidR="00E849A7">
              <w:rPr>
                <w:noProof/>
                <w:webHidden/>
              </w:rPr>
              <w:t>5</w:t>
            </w:r>
            <w:r>
              <w:rPr>
                <w:noProof/>
                <w:webHidden/>
              </w:rPr>
              <w:fldChar w:fldCharType="end"/>
            </w:r>
          </w:hyperlink>
        </w:p>
        <w:p w14:paraId="55E7A942" w14:textId="656B968D" w:rsidR="00C3005D" w:rsidRDefault="00C3005D">
          <w:pPr>
            <w:pStyle w:val="TOC3"/>
            <w:tabs>
              <w:tab w:val="left" w:pos="1200"/>
              <w:tab w:val="right" w:leader="dot" w:pos="9016"/>
            </w:tabs>
            <w:rPr>
              <w:noProof/>
              <w:kern w:val="2"/>
              <w:lang w:val="en-IE" w:eastAsia="en-IE"/>
              <w14:ligatures w14:val="standardContextual"/>
            </w:rPr>
          </w:pPr>
          <w:hyperlink w:anchor="_Toc227745049" w:history="1">
            <w:r w:rsidRPr="00A7225E">
              <w:rPr>
                <w:rStyle w:val="Hyperlink"/>
                <w:noProof/>
              </w:rPr>
              <w:t>3.4.</w:t>
            </w:r>
            <w:r>
              <w:rPr>
                <w:noProof/>
                <w:kern w:val="2"/>
                <w:lang w:val="en-IE" w:eastAsia="en-IE"/>
                <w14:ligatures w14:val="standardContextual"/>
              </w:rPr>
              <w:tab/>
            </w:r>
            <w:r w:rsidRPr="00A7225E">
              <w:rPr>
                <w:rStyle w:val="Hyperlink"/>
                <w:noProof/>
              </w:rPr>
              <w:t>Flowchart describing the core logic</w:t>
            </w:r>
            <w:r>
              <w:rPr>
                <w:noProof/>
                <w:webHidden/>
              </w:rPr>
              <w:tab/>
            </w:r>
            <w:r>
              <w:rPr>
                <w:noProof/>
                <w:webHidden/>
              </w:rPr>
              <w:fldChar w:fldCharType="begin"/>
            </w:r>
            <w:r>
              <w:rPr>
                <w:noProof/>
                <w:webHidden/>
              </w:rPr>
              <w:instrText xml:space="preserve"> PAGEREF _Toc227745049 \h </w:instrText>
            </w:r>
            <w:r>
              <w:rPr>
                <w:noProof/>
                <w:webHidden/>
              </w:rPr>
            </w:r>
            <w:r>
              <w:rPr>
                <w:noProof/>
                <w:webHidden/>
              </w:rPr>
              <w:fldChar w:fldCharType="separate"/>
            </w:r>
            <w:r w:rsidR="00E849A7">
              <w:rPr>
                <w:noProof/>
                <w:webHidden/>
              </w:rPr>
              <w:t>6</w:t>
            </w:r>
            <w:r>
              <w:rPr>
                <w:noProof/>
                <w:webHidden/>
              </w:rPr>
              <w:fldChar w:fldCharType="end"/>
            </w:r>
          </w:hyperlink>
        </w:p>
        <w:p w14:paraId="335530D4" w14:textId="193E0B7F" w:rsidR="00C3005D" w:rsidRDefault="00C3005D">
          <w:pPr>
            <w:pStyle w:val="TOC2"/>
            <w:tabs>
              <w:tab w:val="left" w:pos="720"/>
              <w:tab w:val="right" w:leader="dot" w:pos="9016"/>
            </w:tabs>
            <w:rPr>
              <w:noProof/>
              <w:kern w:val="2"/>
              <w:lang w:val="en-IE" w:eastAsia="en-IE"/>
              <w14:ligatures w14:val="standardContextual"/>
            </w:rPr>
          </w:pPr>
          <w:hyperlink w:anchor="_Toc227745050" w:history="1">
            <w:r w:rsidRPr="00A7225E">
              <w:rPr>
                <w:rStyle w:val="Hyperlink"/>
                <w:noProof/>
              </w:rPr>
              <w:t>4.</w:t>
            </w:r>
            <w:r>
              <w:rPr>
                <w:noProof/>
                <w:kern w:val="2"/>
                <w:lang w:val="en-IE" w:eastAsia="en-IE"/>
                <w14:ligatures w14:val="standardContextual"/>
              </w:rPr>
              <w:tab/>
            </w:r>
            <w:r w:rsidRPr="00A7225E">
              <w:rPr>
                <w:rStyle w:val="Hyperlink"/>
                <w:noProof/>
              </w:rPr>
              <w:t>Implementation Summary</w:t>
            </w:r>
            <w:r>
              <w:rPr>
                <w:noProof/>
                <w:webHidden/>
              </w:rPr>
              <w:tab/>
            </w:r>
            <w:r>
              <w:rPr>
                <w:noProof/>
                <w:webHidden/>
              </w:rPr>
              <w:fldChar w:fldCharType="begin"/>
            </w:r>
            <w:r>
              <w:rPr>
                <w:noProof/>
                <w:webHidden/>
              </w:rPr>
              <w:instrText xml:space="preserve"> PAGEREF _Toc227745050 \h </w:instrText>
            </w:r>
            <w:r>
              <w:rPr>
                <w:noProof/>
                <w:webHidden/>
              </w:rPr>
            </w:r>
            <w:r>
              <w:rPr>
                <w:noProof/>
                <w:webHidden/>
              </w:rPr>
              <w:fldChar w:fldCharType="separate"/>
            </w:r>
            <w:r w:rsidR="00E849A7">
              <w:rPr>
                <w:noProof/>
                <w:webHidden/>
              </w:rPr>
              <w:t>6</w:t>
            </w:r>
            <w:r>
              <w:rPr>
                <w:noProof/>
                <w:webHidden/>
              </w:rPr>
              <w:fldChar w:fldCharType="end"/>
            </w:r>
          </w:hyperlink>
        </w:p>
        <w:p w14:paraId="663F0569" w14:textId="7C42CDDD" w:rsidR="00C3005D" w:rsidRDefault="00C3005D">
          <w:pPr>
            <w:pStyle w:val="TOC2"/>
            <w:tabs>
              <w:tab w:val="left" w:pos="720"/>
              <w:tab w:val="right" w:leader="dot" w:pos="9016"/>
            </w:tabs>
            <w:rPr>
              <w:noProof/>
              <w:kern w:val="2"/>
              <w:lang w:val="en-IE" w:eastAsia="en-IE"/>
              <w14:ligatures w14:val="standardContextual"/>
            </w:rPr>
          </w:pPr>
          <w:hyperlink w:anchor="_Toc227745051" w:history="1">
            <w:r w:rsidRPr="00A7225E">
              <w:rPr>
                <w:rStyle w:val="Hyperlink"/>
                <w:noProof/>
              </w:rPr>
              <w:t>5.</w:t>
            </w:r>
            <w:r>
              <w:rPr>
                <w:noProof/>
                <w:kern w:val="2"/>
                <w:lang w:val="en-IE" w:eastAsia="en-IE"/>
                <w14:ligatures w14:val="standardContextual"/>
              </w:rPr>
              <w:tab/>
            </w:r>
            <w:r w:rsidRPr="00A7225E">
              <w:rPr>
                <w:rStyle w:val="Hyperlink"/>
                <w:noProof/>
              </w:rPr>
              <w:t>Deployment Instructions</w:t>
            </w:r>
            <w:r>
              <w:rPr>
                <w:noProof/>
                <w:webHidden/>
              </w:rPr>
              <w:tab/>
            </w:r>
            <w:r>
              <w:rPr>
                <w:noProof/>
                <w:webHidden/>
              </w:rPr>
              <w:fldChar w:fldCharType="begin"/>
            </w:r>
            <w:r>
              <w:rPr>
                <w:noProof/>
                <w:webHidden/>
              </w:rPr>
              <w:instrText xml:space="preserve"> PAGEREF _Toc227745051 \h </w:instrText>
            </w:r>
            <w:r>
              <w:rPr>
                <w:noProof/>
                <w:webHidden/>
              </w:rPr>
            </w:r>
            <w:r>
              <w:rPr>
                <w:noProof/>
                <w:webHidden/>
              </w:rPr>
              <w:fldChar w:fldCharType="separate"/>
            </w:r>
            <w:r w:rsidR="00E849A7">
              <w:rPr>
                <w:noProof/>
                <w:webHidden/>
              </w:rPr>
              <w:t>6</w:t>
            </w:r>
            <w:r>
              <w:rPr>
                <w:noProof/>
                <w:webHidden/>
              </w:rPr>
              <w:fldChar w:fldCharType="end"/>
            </w:r>
          </w:hyperlink>
        </w:p>
        <w:p w14:paraId="1ABF8987" w14:textId="29D4C150" w:rsidR="00C3005D" w:rsidRDefault="00C3005D">
          <w:pPr>
            <w:pStyle w:val="TOC2"/>
            <w:tabs>
              <w:tab w:val="left" w:pos="720"/>
              <w:tab w:val="right" w:leader="dot" w:pos="9016"/>
            </w:tabs>
            <w:rPr>
              <w:noProof/>
              <w:kern w:val="2"/>
              <w:lang w:val="en-IE" w:eastAsia="en-IE"/>
              <w14:ligatures w14:val="standardContextual"/>
            </w:rPr>
          </w:pPr>
          <w:hyperlink w:anchor="_Toc227745052" w:history="1">
            <w:r w:rsidRPr="00A7225E">
              <w:rPr>
                <w:rStyle w:val="Hyperlink"/>
                <w:noProof/>
              </w:rPr>
              <w:t>6.</w:t>
            </w:r>
            <w:r>
              <w:rPr>
                <w:noProof/>
                <w:kern w:val="2"/>
                <w:lang w:val="en-IE" w:eastAsia="en-IE"/>
                <w14:ligatures w14:val="standardContextual"/>
              </w:rPr>
              <w:tab/>
            </w:r>
            <w:r w:rsidRPr="00A7225E">
              <w:rPr>
                <w:rStyle w:val="Hyperlink"/>
                <w:noProof/>
              </w:rPr>
              <w:t>MVP Selection</w:t>
            </w:r>
            <w:r>
              <w:rPr>
                <w:noProof/>
                <w:webHidden/>
              </w:rPr>
              <w:tab/>
            </w:r>
            <w:r>
              <w:rPr>
                <w:noProof/>
                <w:webHidden/>
              </w:rPr>
              <w:fldChar w:fldCharType="begin"/>
            </w:r>
            <w:r>
              <w:rPr>
                <w:noProof/>
                <w:webHidden/>
              </w:rPr>
              <w:instrText xml:space="preserve"> PAGEREF _Toc227745052 \h </w:instrText>
            </w:r>
            <w:r>
              <w:rPr>
                <w:noProof/>
                <w:webHidden/>
              </w:rPr>
            </w:r>
            <w:r>
              <w:rPr>
                <w:noProof/>
                <w:webHidden/>
              </w:rPr>
              <w:fldChar w:fldCharType="separate"/>
            </w:r>
            <w:r w:rsidR="00E849A7">
              <w:rPr>
                <w:noProof/>
                <w:webHidden/>
              </w:rPr>
              <w:t>6</w:t>
            </w:r>
            <w:r>
              <w:rPr>
                <w:noProof/>
                <w:webHidden/>
              </w:rPr>
              <w:fldChar w:fldCharType="end"/>
            </w:r>
          </w:hyperlink>
        </w:p>
        <w:p w14:paraId="410BC79A" w14:textId="7E33866D" w:rsidR="00C3005D" w:rsidRDefault="00C3005D">
          <w:pPr>
            <w:pStyle w:val="TOC2"/>
            <w:tabs>
              <w:tab w:val="left" w:pos="720"/>
              <w:tab w:val="right" w:leader="dot" w:pos="9016"/>
            </w:tabs>
            <w:rPr>
              <w:noProof/>
              <w:kern w:val="2"/>
              <w:lang w:val="en-IE" w:eastAsia="en-IE"/>
              <w14:ligatures w14:val="standardContextual"/>
            </w:rPr>
          </w:pPr>
          <w:hyperlink w:anchor="_Toc227745053" w:history="1">
            <w:r w:rsidRPr="00A7225E">
              <w:rPr>
                <w:rStyle w:val="Hyperlink"/>
                <w:noProof/>
              </w:rPr>
              <w:t>7.</w:t>
            </w:r>
            <w:r>
              <w:rPr>
                <w:noProof/>
                <w:kern w:val="2"/>
                <w:lang w:val="en-IE" w:eastAsia="en-IE"/>
                <w14:ligatures w14:val="standardContextual"/>
              </w:rPr>
              <w:tab/>
            </w:r>
            <w:r w:rsidRPr="00A7225E">
              <w:rPr>
                <w:rStyle w:val="Hyperlink"/>
                <w:noProof/>
              </w:rPr>
              <w:t>Security &amp;Ethics Statement</w:t>
            </w:r>
            <w:r>
              <w:rPr>
                <w:noProof/>
                <w:webHidden/>
              </w:rPr>
              <w:tab/>
            </w:r>
            <w:r>
              <w:rPr>
                <w:noProof/>
                <w:webHidden/>
              </w:rPr>
              <w:fldChar w:fldCharType="begin"/>
            </w:r>
            <w:r>
              <w:rPr>
                <w:noProof/>
                <w:webHidden/>
              </w:rPr>
              <w:instrText xml:space="preserve"> PAGEREF _Toc227745053 \h </w:instrText>
            </w:r>
            <w:r>
              <w:rPr>
                <w:noProof/>
                <w:webHidden/>
              </w:rPr>
            </w:r>
            <w:r>
              <w:rPr>
                <w:noProof/>
                <w:webHidden/>
              </w:rPr>
              <w:fldChar w:fldCharType="separate"/>
            </w:r>
            <w:r w:rsidR="00E849A7">
              <w:rPr>
                <w:noProof/>
                <w:webHidden/>
              </w:rPr>
              <w:t>6</w:t>
            </w:r>
            <w:r>
              <w:rPr>
                <w:noProof/>
                <w:webHidden/>
              </w:rPr>
              <w:fldChar w:fldCharType="end"/>
            </w:r>
          </w:hyperlink>
        </w:p>
        <w:p w14:paraId="7BF52453" w14:textId="037AB7FC" w:rsidR="00C3005D" w:rsidRDefault="00C3005D">
          <w:pPr>
            <w:pStyle w:val="TOC3"/>
            <w:tabs>
              <w:tab w:val="left" w:pos="1200"/>
              <w:tab w:val="right" w:leader="dot" w:pos="9016"/>
            </w:tabs>
            <w:rPr>
              <w:noProof/>
              <w:kern w:val="2"/>
              <w:lang w:val="en-IE" w:eastAsia="en-IE"/>
              <w14:ligatures w14:val="standardContextual"/>
            </w:rPr>
          </w:pPr>
          <w:hyperlink w:anchor="_Toc227745054" w:history="1">
            <w:r w:rsidRPr="00A7225E">
              <w:rPr>
                <w:rStyle w:val="Hyperlink"/>
                <w:noProof/>
              </w:rPr>
              <w:t>7.1.</w:t>
            </w:r>
            <w:r>
              <w:rPr>
                <w:noProof/>
                <w:kern w:val="2"/>
                <w:lang w:val="en-IE" w:eastAsia="en-IE"/>
                <w14:ligatures w14:val="standardContextual"/>
              </w:rPr>
              <w:tab/>
            </w:r>
            <w:r w:rsidRPr="00A7225E">
              <w:rPr>
                <w:rStyle w:val="Hyperlink"/>
                <w:noProof/>
              </w:rPr>
              <w:t>Data handling</w:t>
            </w:r>
            <w:r>
              <w:rPr>
                <w:noProof/>
                <w:webHidden/>
              </w:rPr>
              <w:tab/>
            </w:r>
            <w:r>
              <w:rPr>
                <w:noProof/>
                <w:webHidden/>
              </w:rPr>
              <w:fldChar w:fldCharType="begin"/>
            </w:r>
            <w:r>
              <w:rPr>
                <w:noProof/>
                <w:webHidden/>
              </w:rPr>
              <w:instrText xml:space="preserve"> PAGEREF _Toc227745054 \h </w:instrText>
            </w:r>
            <w:r>
              <w:rPr>
                <w:noProof/>
                <w:webHidden/>
              </w:rPr>
            </w:r>
            <w:r>
              <w:rPr>
                <w:noProof/>
                <w:webHidden/>
              </w:rPr>
              <w:fldChar w:fldCharType="separate"/>
            </w:r>
            <w:r w:rsidR="00E849A7">
              <w:rPr>
                <w:noProof/>
                <w:webHidden/>
              </w:rPr>
              <w:t>6</w:t>
            </w:r>
            <w:r>
              <w:rPr>
                <w:noProof/>
                <w:webHidden/>
              </w:rPr>
              <w:fldChar w:fldCharType="end"/>
            </w:r>
          </w:hyperlink>
        </w:p>
        <w:p w14:paraId="067F8C00" w14:textId="744C219A" w:rsidR="00C3005D" w:rsidRDefault="00C3005D">
          <w:pPr>
            <w:pStyle w:val="TOC3"/>
            <w:tabs>
              <w:tab w:val="left" w:pos="1200"/>
              <w:tab w:val="right" w:leader="dot" w:pos="9016"/>
            </w:tabs>
            <w:rPr>
              <w:noProof/>
              <w:kern w:val="2"/>
              <w:lang w:val="en-IE" w:eastAsia="en-IE"/>
              <w14:ligatures w14:val="standardContextual"/>
            </w:rPr>
          </w:pPr>
          <w:hyperlink w:anchor="_Toc227745055" w:history="1">
            <w:r w:rsidRPr="00A7225E">
              <w:rPr>
                <w:rStyle w:val="Hyperlink"/>
                <w:noProof/>
              </w:rPr>
              <w:t>7.2.</w:t>
            </w:r>
            <w:r>
              <w:rPr>
                <w:noProof/>
                <w:kern w:val="2"/>
                <w:lang w:val="en-IE" w:eastAsia="en-IE"/>
                <w14:ligatures w14:val="standardContextual"/>
              </w:rPr>
              <w:tab/>
            </w:r>
            <w:r w:rsidRPr="00A7225E">
              <w:rPr>
                <w:rStyle w:val="Hyperlink"/>
                <w:noProof/>
              </w:rPr>
              <w:t>Local storage considerations</w:t>
            </w:r>
            <w:r>
              <w:rPr>
                <w:noProof/>
                <w:webHidden/>
              </w:rPr>
              <w:tab/>
            </w:r>
            <w:r>
              <w:rPr>
                <w:noProof/>
                <w:webHidden/>
              </w:rPr>
              <w:fldChar w:fldCharType="begin"/>
            </w:r>
            <w:r>
              <w:rPr>
                <w:noProof/>
                <w:webHidden/>
              </w:rPr>
              <w:instrText xml:space="preserve"> PAGEREF _Toc227745055 \h </w:instrText>
            </w:r>
            <w:r>
              <w:rPr>
                <w:noProof/>
                <w:webHidden/>
              </w:rPr>
            </w:r>
            <w:r>
              <w:rPr>
                <w:noProof/>
                <w:webHidden/>
              </w:rPr>
              <w:fldChar w:fldCharType="separate"/>
            </w:r>
            <w:r w:rsidR="00E849A7">
              <w:rPr>
                <w:noProof/>
                <w:webHidden/>
              </w:rPr>
              <w:t>6</w:t>
            </w:r>
            <w:r>
              <w:rPr>
                <w:noProof/>
                <w:webHidden/>
              </w:rPr>
              <w:fldChar w:fldCharType="end"/>
            </w:r>
          </w:hyperlink>
        </w:p>
        <w:p w14:paraId="662A9B9D" w14:textId="113A02E8" w:rsidR="00C3005D" w:rsidRDefault="00C3005D">
          <w:pPr>
            <w:pStyle w:val="TOC3"/>
            <w:tabs>
              <w:tab w:val="left" w:pos="1200"/>
              <w:tab w:val="right" w:leader="dot" w:pos="9016"/>
            </w:tabs>
            <w:rPr>
              <w:noProof/>
              <w:kern w:val="2"/>
              <w:lang w:val="en-IE" w:eastAsia="en-IE"/>
              <w14:ligatures w14:val="standardContextual"/>
            </w:rPr>
          </w:pPr>
          <w:hyperlink w:anchor="_Toc227745056" w:history="1">
            <w:r w:rsidRPr="00A7225E">
              <w:rPr>
                <w:rStyle w:val="Hyperlink"/>
                <w:noProof/>
              </w:rPr>
              <w:t>7.3.</w:t>
            </w:r>
            <w:r>
              <w:rPr>
                <w:noProof/>
                <w:kern w:val="2"/>
                <w:lang w:val="en-IE" w:eastAsia="en-IE"/>
                <w14:ligatures w14:val="standardContextual"/>
              </w:rPr>
              <w:tab/>
            </w:r>
            <w:r w:rsidRPr="00A7225E">
              <w:rPr>
                <w:rStyle w:val="Hyperlink"/>
                <w:noProof/>
              </w:rPr>
              <w:t>Ethical implications of AI-assisted development</w:t>
            </w:r>
            <w:r>
              <w:rPr>
                <w:noProof/>
                <w:webHidden/>
              </w:rPr>
              <w:tab/>
            </w:r>
            <w:r>
              <w:rPr>
                <w:noProof/>
                <w:webHidden/>
              </w:rPr>
              <w:fldChar w:fldCharType="begin"/>
            </w:r>
            <w:r>
              <w:rPr>
                <w:noProof/>
                <w:webHidden/>
              </w:rPr>
              <w:instrText xml:space="preserve"> PAGEREF _Toc227745056 \h </w:instrText>
            </w:r>
            <w:r>
              <w:rPr>
                <w:noProof/>
                <w:webHidden/>
              </w:rPr>
            </w:r>
            <w:r>
              <w:rPr>
                <w:noProof/>
                <w:webHidden/>
              </w:rPr>
              <w:fldChar w:fldCharType="separate"/>
            </w:r>
            <w:r w:rsidR="00E849A7">
              <w:rPr>
                <w:noProof/>
                <w:webHidden/>
              </w:rPr>
              <w:t>6</w:t>
            </w:r>
            <w:r>
              <w:rPr>
                <w:noProof/>
                <w:webHidden/>
              </w:rPr>
              <w:fldChar w:fldCharType="end"/>
            </w:r>
          </w:hyperlink>
        </w:p>
        <w:p w14:paraId="0BA0B80B" w14:textId="46992971" w:rsidR="00C3005D" w:rsidRDefault="00C3005D">
          <w:pPr>
            <w:pStyle w:val="TOC1"/>
            <w:tabs>
              <w:tab w:val="right" w:leader="dot" w:pos="9016"/>
            </w:tabs>
            <w:rPr>
              <w:noProof/>
              <w:kern w:val="2"/>
              <w:lang w:val="en-IE" w:eastAsia="en-IE"/>
              <w14:ligatures w14:val="standardContextual"/>
            </w:rPr>
          </w:pPr>
          <w:hyperlink w:anchor="_Toc227745057" w:history="1">
            <w:r w:rsidRPr="00A7225E">
              <w:rPr>
                <w:rStyle w:val="Hyperlink"/>
                <w:noProof/>
              </w:rPr>
              <w:t>Prompt Engineering &amp; AI Workflow Evidence</w:t>
            </w:r>
            <w:r>
              <w:rPr>
                <w:noProof/>
                <w:webHidden/>
              </w:rPr>
              <w:tab/>
            </w:r>
            <w:r>
              <w:rPr>
                <w:noProof/>
                <w:webHidden/>
              </w:rPr>
              <w:fldChar w:fldCharType="begin"/>
            </w:r>
            <w:r>
              <w:rPr>
                <w:noProof/>
                <w:webHidden/>
              </w:rPr>
              <w:instrText xml:space="preserve"> PAGEREF _Toc227745057 \h </w:instrText>
            </w:r>
            <w:r>
              <w:rPr>
                <w:noProof/>
                <w:webHidden/>
              </w:rPr>
            </w:r>
            <w:r>
              <w:rPr>
                <w:noProof/>
                <w:webHidden/>
              </w:rPr>
              <w:fldChar w:fldCharType="separate"/>
            </w:r>
            <w:r w:rsidR="00E849A7">
              <w:rPr>
                <w:noProof/>
                <w:webHidden/>
              </w:rPr>
              <w:t>6</w:t>
            </w:r>
            <w:r>
              <w:rPr>
                <w:noProof/>
                <w:webHidden/>
              </w:rPr>
              <w:fldChar w:fldCharType="end"/>
            </w:r>
          </w:hyperlink>
        </w:p>
        <w:p w14:paraId="2FC147F4" w14:textId="31A45035" w:rsidR="00C3005D" w:rsidRDefault="00C3005D">
          <w:pPr>
            <w:pStyle w:val="TOC1"/>
            <w:tabs>
              <w:tab w:val="right" w:leader="dot" w:pos="9016"/>
            </w:tabs>
            <w:rPr>
              <w:noProof/>
              <w:kern w:val="2"/>
              <w:lang w:val="en-IE" w:eastAsia="en-IE"/>
              <w14:ligatures w14:val="standardContextual"/>
            </w:rPr>
          </w:pPr>
          <w:hyperlink w:anchor="_Toc227745058" w:history="1">
            <w:r w:rsidRPr="00A7225E">
              <w:rPr>
                <w:rStyle w:val="Hyperlink"/>
                <w:noProof/>
              </w:rPr>
              <w:t>Reflection on AI Use</w:t>
            </w:r>
            <w:r>
              <w:rPr>
                <w:noProof/>
                <w:webHidden/>
              </w:rPr>
              <w:tab/>
            </w:r>
            <w:r>
              <w:rPr>
                <w:noProof/>
                <w:webHidden/>
              </w:rPr>
              <w:fldChar w:fldCharType="begin"/>
            </w:r>
            <w:r>
              <w:rPr>
                <w:noProof/>
                <w:webHidden/>
              </w:rPr>
              <w:instrText xml:space="preserve"> PAGEREF _Toc227745058 \h </w:instrText>
            </w:r>
            <w:r>
              <w:rPr>
                <w:noProof/>
                <w:webHidden/>
              </w:rPr>
            </w:r>
            <w:r>
              <w:rPr>
                <w:noProof/>
                <w:webHidden/>
              </w:rPr>
              <w:fldChar w:fldCharType="separate"/>
            </w:r>
            <w:r w:rsidR="00E849A7">
              <w:rPr>
                <w:noProof/>
                <w:webHidden/>
              </w:rPr>
              <w:t>6</w:t>
            </w:r>
            <w:r>
              <w:rPr>
                <w:noProof/>
                <w:webHidden/>
              </w:rPr>
              <w:fldChar w:fldCharType="end"/>
            </w:r>
          </w:hyperlink>
        </w:p>
        <w:p w14:paraId="7A76729C" w14:textId="24F219D5" w:rsidR="7C0D35C3" w:rsidRDefault="7C0D35C3">
          <w:r>
            <w:fldChar w:fldCharType="end"/>
          </w:r>
        </w:p>
      </w:sdtContent>
    </w:sdt>
    <w:p w14:paraId="4261B0E6" w14:textId="1B18B02E" w:rsidR="7C0D35C3" w:rsidRDefault="7C0D35C3"/>
    <w:p w14:paraId="582D9BE6" w14:textId="7FC32875" w:rsidR="7C0D35C3" w:rsidRDefault="008A794C" w:rsidP="00814C99">
      <w:pPr>
        <w:pStyle w:val="Heading1"/>
      </w:pPr>
      <w:bookmarkStart w:id="0" w:name="_Toc227745034"/>
      <w:r>
        <w:t>SDLC Report</w:t>
      </w:r>
      <w:bookmarkEnd w:id="0"/>
    </w:p>
    <w:p w14:paraId="26BF63F9" w14:textId="152301A4" w:rsidR="00D23153" w:rsidRDefault="006E11DC" w:rsidP="004136B1">
      <w:pPr>
        <w:pStyle w:val="Heading2"/>
        <w:numPr>
          <w:ilvl w:val="0"/>
          <w:numId w:val="5"/>
        </w:numPr>
      </w:pPr>
      <w:bookmarkStart w:id="1" w:name="_Toc227745035"/>
      <w:r>
        <w:t>Planning Phase</w:t>
      </w:r>
      <w:bookmarkEnd w:id="1"/>
      <w:r w:rsidR="0080357C">
        <w:t xml:space="preserve"> </w:t>
      </w:r>
      <w:r w:rsidR="00130369">
        <w:t>(Assistance given by ChatGPT)</w:t>
      </w:r>
    </w:p>
    <w:p w14:paraId="26212733" w14:textId="07536E69" w:rsidR="006E11DC" w:rsidRDefault="00D23153" w:rsidP="002855B6">
      <w:pPr>
        <w:pStyle w:val="Heading3"/>
        <w:numPr>
          <w:ilvl w:val="1"/>
          <w:numId w:val="5"/>
        </w:numPr>
      </w:pPr>
      <w:bookmarkStart w:id="2" w:name="_Toc227745036"/>
      <w:r>
        <w:t>Problem Statement</w:t>
      </w:r>
      <w:bookmarkEnd w:id="2"/>
    </w:p>
    <w:p w14:paraId="34F765B0" w14:textId="64D32A41" w:rsidR="008F0E3F" w:rsidRPr="008F0E3F" w:rsidRDefault="001803F8" w:rsidP="008F0E3F">
      <w:pPr>
        <w:ind w:left="720"/>
      </w:pPr>
      <w:r>
        <w:t>Students need a website that can support their studies. A place where they can enter their study notes to generate flashcards and quizzes based on their learning material. They need a points and ranking system to encourage active learning.</w:t>
      </w:r>
    </w:p>
    <w:p w14:paraId="1A461C05" w14:textId="6195D914" w:rsidR="002D315B" w:rsidRDefault="002D315B" w:rsidP="002855B6">
      <w:pPr>
        <w:pStyle w:val="Heading3"/>
        <w:numPr>
          <w:ilvl w:val="1"/>
          <w:numId w:val="5"/>
        </w:numPr>
      </w:pPr>
      <w:bookmarkStart w:id="3" w:name="_Toc227745037"/>
      <w:r>
        <w:t>Stakeholders</w:t>
      </w:r>
      <w:bookmarkEnd w:id="3"/>
      <w:r w:rsidR="007D6B5C">
        <w:t xml:space="preserve"> </w:t>
      </w:r>
    </w:p>
    <w:p w14:paraId="4D184176" w14:textId="3A2506CB" w:rsidR="009B6060" w:rsidRDefault="001D7036" w:rsidP="001D7036">
      <w:pPr>
        <w:pStyle w:val="Subtitle"/>
        <w:ind w:left="792"/>
      </w:pPr>
      <w:r>
        <w:t>Primary Stakeholders:</w:t>
      </w:r>
    </w:p>
    <w:p w14:paraId="0720E014" w14:textId="4FD84B7A" w:rsidR="001D7036" w:rsidRDefault="004E5E52" w:rsidP="00F80B1B">
      <w:pPr>
        <w:pStyle w:val="ListParagraph"/>
        <w:numPr>
          <w:ilvl w:val="0"/>
          <w:numId w:val="8"/>
        </w:numPr>
      </w:pPr>
      <w:r>
        <w:t xml:space="preserve">Student / End Users </w:t>
      </w:r>
      <w:r w:rsidR="00E1587E">
        <w:t>(Learners)</w:t>
      </w:r>
    </w:p>
    <w:p w14:paraId="1D588888" w14:textId="6116F47A" w:rsidR="00955297" w:rsidRDefault="00DD6F42" w:rsidP="00F80B1B">
      <w:pPr>
        <w:pStyle w:val="ListParagraph"/>
        <w:numPr>
          <w:ilvl w:val="0"/>
          <w:numId w:val="8"/>
        </w:numPr>
      </w:pPr>
      <w:r>
        <w:t>System Developer</w:t>
      </w:r>
    </w:p>
    <w:p w14:paraId="7FD2D021" w14:textId="2EC1C70A" w:rsidR="00955297" w:rsidRDefault="00E1587E" w:rsidP="00F80B1B">
      <w:pPr>
        <w:pStyle w:val="ListParagraph"/>
        <w:numPr>
          <w:ilvl w:val="0"/>
          <w:numId w:val="8"/>
        </w:numPr>
      </w:pPr>
      <w:r>
        <w:t>Academic Supervisor / Lecturer</w:t>
      </w:r>
    </w:p>
    <w:p w14:paraId="6D68E7FB" w14:textId="0408498C" w:rsidR="00E1587E" w:rsidRPr="001D7036" w:rsidRDefault="00E1587E" w:rsidP="00F80B1B">
      <w:pPr>
        <w:pStyle w:val="ListParagraph"/>
        <w:numPr>
          <w:ilvl w:val="0"/>
          <w:numId w:val="8"/>
        </w:numPr>
      </w:pPr>
      <w:r>
        <w:t>Future Developers / Maintainers</w:t>
      </w:r>
    </w:p>
    <w:p w14:paraId="5AC4883E" w14:textId="4DA248EA" w:rsidR="001D7036" w:rsidRDefault="001D7036" w:rsidP="001D7036">
      <w:pPr>
        <w:pStyle w:val="Subtitle"/>
        <w:ind w:left="792"/>
      </w:pPr>
      <w:r>
        <w:t>Secondary Stakeholders:</w:t>
      </w:r>
    </w:p>
    <w:p w14:paraId="36D22D6E" w14:textId="2B2F2C08" w:rsidR="00E1587E" w:rsidRDefault="00D3538D" w:rsidP="00E1587E">
      <w:pPr>
        <w:pStyle w:val="ListParagraph"/>
        <w:numPr>
          <w:ilvl w:val="0"/>
          <w:numId w:val="10"/>
        </w:numPr>
      </w:pPr>
      <w:r>
        <w:t>Educational Institutions</w:t>
      </w:r>
    </w:p>
    <w:p w14:paraId="1064092C" w14:textId="0B598385" w:rsidR="00D3538D" w:rsidRDefault="00D3538D" w:rsidP="00E1587E">
      <w:pPr>
        <w:pStyle w:val="ListParagraph"/>
        <w:numPr>
          <w:ilvl w:val="0"/>
          <w:numId w:val="10"/>
        </w:numPr>
      </w:pPr>
      <w:r>
        <w:t>Educators / Content Creators</w:t>
      </w:r>
    </w:p>
    <w:p w14:paraId="78687571" w14:textId="162117B1" w:rsidR="00D3538D" w:rsidRDefault="00D3538D" w:rsidP="00E1587E">
      <w:pPr>
        <w:pStyle w:val="ListParagraph"/>
        <w:numPr>
          <w:ilvl w:val="0"/>
          <w:numId w:val="10"/>
        </w:numPr>
      </w:pPr>
      <w:r>
        <w:t>Firebase (Authentication / Backend Service Provider)</w:t>
      </w:r>
    </w:p>
    <w:p w14:paraId="421B64DC" w14:textId="18EADBBE" w:rsidR="00F14159" w:rsidRPr="00E1587E" w:rsidRDefault="00F14159" w:rsidP="00106D39">
      <w:pPr>
        <w:pStyle w:val="ListParagraph"/>
        <w:numPr>
          <w:ilvl w:val="0"/>
          <w:numId w:val="10"/>
        </w:numPr>
      </w:pPr>
      <w:r>
        <w:t>Browser Vendors (e.g., Google Chrome, Mozilla Firefox)</w:t>
      </w:r>
    </w:p>
    <w:p w14:paraId="1BE94FC6" w14:textId="0EFBED10" w:rsidR="00D96474" w:rsidRDefault="002D315B" w:rsidP="00D83D8A">
      <w:pPr>
        <w:pStyle w:val="Heading3"/>
        <w:numPr>
          <w:ilvl w:val="1"/>
          <w:numId w:val="5"/>
        </w:numPr>
      </w:pPr>
      <w:bookmarkStart w:id="4" w:name="_Toc227745038"/>
      <w:r>
        <w:t>Goals</w:t>
      </w:r>
      <w:bookmarkEnd w:id="4"/>
    </w:p>
    <w:p w14:paraId="25E5EB41" w14:textId="77777777" w:rsidR="009B515B" w:rsidRDefault="009B515B" w:rsidP="009B515B">
      <w:pPr>
        <w:pStyle w:val="ListParagraph"/>
        <w:numPr>
          <w:ilvl w:val="0"/>
          <w:numId w:val="13"/>
        </w:numPr>
      </w:pPr>
      <w:r>
        <w:t>Allow users to create, read, update, and delete flashcards.</w:t>
      </w:r>
      <w:r>
        <w:br/>
        <w:t>Users should be able to manage their own flashcards, including questions, answers, subjects, topics, and difficulty levels.</w:t>
      </w:r>
    </w:p>
    <w:p w14:paraId="007EEAD8" w14:textId="77777777" w:rsidR="009B515B" w:rsidRDefault="009B515B" w:rsidP="009B515B">
      <w:pPr>
        <w:pStyle w:val="ListParagraph"/>
        <w:numPr>
          <w:ilvl w:val="0"/>
          <w:numId w:val="13"/>
        </w:numPr>
      </w:pPr>
      <w:r>
        <w:lastRenderedPageBreak/>
        <w:t>Allow users to organise study content by subject or topic.</w:t>
      </w:r>
      <w:r>
        <w:br/>
        <w:t>The system should support segregation of study material into clear categories so users can revise specific areas independently.</w:t>
      </w:r>
    </w:p>
    <w:p w14:paraId="200405DC" w14:textId="77777777" w:rsidR="009B515B" w:rsidRDefault="009B515B" w:rsidP="009B515B">
      <w:pPr>
        <w:pStyle w:val="ListParagraph"/>
        <w:numPr>
          <w:ilvl w:val="0"/>
          <w:numId w:val="13"/>
        </w:numPr>
      </w:pPr>
      <w:r>
        <w:t>Generate quizzes from provided study material.</w:t>
      </w:r>
      <w:r>
        <w:br/>
        <w:t>The system should use uploaded or entered study content to generate relevant quiz questions for revision.</w:t>
      </w:r>
    </w:p>
    <w:p w14:paraId="556194E6" w14:textId="77777777" w:rsidR="009B515B" w:rsidRDefault="009B515B" w:rsidP="009B515B">
      <w:pPr>
        <w:pStyle w:val="ListParagraph"/>
        <w:numPr>
          <w:ilvl w:val="0"/>
          <w:numId w:val="13"/>
        </w:numPr>
      </w:pPr>
      <w:r>
        <w:t>Implement local RAG-based retrieval over study material.</w:t>
      </w:r>
      <w:r>
        <w:br/>
        <w:t>The application should retrieve relevant information from a local text file or study source to support quiz generation and study assistance.</w:t>
      </w:r>
    </w:p>
    <w:p w14:paraId="1B9A27F1" w14:textId="77777777" w:rsidR="009B515B" w:rsidRDefault="009B515B" w:rsidP="009B515B">
      <w:pPr>
        <w:pStyle w:val="ListParagraph"/>
        <w:numPr>
          <w:ilvl w:val="0"/>
          <w:numId w:val="13"/>
        </w:numPr>
      </w:pPr>
      <w:r>
        <w:t>Provide quiz grading based on system-defined requirements.</w:t>
      </w:r>
      <w:r>
        <w:br/>
        <w:t>The system should automatically assess quiz answers and provide a score or grade based on predefined marking rules.</w:t>
      </w:r>
    </w:p>
    <w:p w14:paraId="03FB0566" w14:textId="77777777" w:rsidR="009B515B" w:rsidRDefault="009B515B" w:rsidP="009B515B">
      <w:pPr>
        <w:pStyle w:val="ListParagraph"/>
        <w:numPr>
          <w:ilvl w:val="0"/>
          <w:numId w:val="13"/>
        </w:numPr>
      </w:pPr>
      <w:r>
        <w:t>Provide a “Revision Grade” based on quiz performance.</w:t>
      </w:r>
      <w:r>
        <w:br/>
        <w:t>The application should track quiz results and assign a revision grade to help users understand how well they know each topic.</w:t>
      </w:r>
    </w:p>
    <w:p w14:paraId="500ABA0C" w14:textId="77777777" w:rsidR="009B515B" w:rsidRDefault="009B515B" w:rsidP="009B515B">
      <w:pPr>
        <w:pStyle w:val="ListParagraph"/>
        <w:numPr>
          <w:ilvl w:val="0"/>
          <w:numId w:val="13"/>
        </w:numPr>
      </w:pPr>
      <w:r>
        <w:t>Apply spaced repetition rules to support effective revision.</w:t>
      </w:r>
      <w:r>
        <w:br/>
        <w:t>The system should prioritise flashcards or topics that the user performs poorly on and schedule them for more frequent review.</w:t>
      </w:r>
    </w:p>
    <w:p w14:paraId="46904DB4" w14:textId="77777777" w:rsidR="009B515B" w:rsidRDefault="009B515B" w:rsidP="009B515B">
      <w:pPr>
        <w:pStyle w:val="ListParagraph"/>
        <w:numPr>
          <w:ilvl w:val="0"/>
          <w:numId w:val="13"/>
        </w:numPr>
      </w:pPr>
      <w:r>
        <w:t>Create substantial tests for quiz logic and RAG retrieval.</w:t>
      </w:r>
      <w:r>
        <w:br/>
        <w:t>Testing should verify that quiz generation, grading, spaced repetition rules, and retrieval accuracy work as expected.</w:t>
      </w:r>
    </w:p>
    <w:p w14:paraId="2901C916" w14:textId="77777777" w:rsidR="009B515B" w:rsidRDefault="009B515B" w:rsidP="009B515B">
      <w:pPr>
        <w:pStyle w:val="ListParagraph"/>
        <w:numPr>
          <w:ilvl w:val="0"/>
          <w:numId w:val="13"/>
        </w:numPr>
      </w:pPr>
      <w:r>
        <w:t>Provide a learning-friendly user experience.</w:t>
      </w:r>
      <w:r>
        <w:br/>
        <w:t>The interface should be simple, accessible, and easy to navigate so users can focus on studying rather than learning how to use the system.</w:t>
      </w:r>
    </w:p>
    <w:p w14:paraId="448C0A8A" w14:textId="77777777" w:rsidR="009B515B" w:rsidRDefault="009B515B" w:rsidP="009B515B">
      <w:pPr>
        <w:pStyle w:val="ListParagraph"/>
        <w:numPr>
          <w:ilvl w:val="0"/>
          <w:numId w:val="13"/>
        </w:numPr>
      </w:pPr>
      <w:r>
        <w:t>Ensure data is stored reliably and securely.</w:t>
      </w:r>
      <w:r>
        <w:br/>
        <w:t>User flashcards, quiz results, topics, and revision grades should be saved correctly and protected from accidental loss or unauthorised access.</w:t>
      </w:r>
    </w:p>
    <w:p w14:paraId="4B7D16CA" w14:textId="77777777" w:rsidR="009B515B" w:rsidRDefault="009B515B" w:rsidP="009B515B">
      <w:pPr>
        <w:pStyle w:val="ListParagraph"/>
        <w:numPr>
          <w:ilvl w:val="0"/>
          <w:numId w:val="13"/>
        </w:numPr>
      </w:pPr>
      <w:r>
        <w:t>Provide feedback to support user learning.</w:t>
      </w:r>
      <w:r>
        <w:br/>
        <w:t>The system should show users their strengths, weaknesses, scores, and areas that require more revision.</w:t>
      </w:r>
    </w:p>
    <w:p w14:paraId="18E0283D" w14:textId="77777777" w:rsidR="009B515B" w:rsidRDefault="009B515B" w:rsidP="009B515B">
      <w:pPr>
        <w:pStyle w:val="ListParagraph"/>
        <w:numPr>
          <w:ilvl w:val="0"/>
          <w:numId w:val="13"/>
        </w:numPr>
      </w:pPr>
      <w:r>
        <w:t>Design the system to be maintainable and extensible.</w:t>
      </w:r>
      <w:r>
        <w:br/>
        <w:t>The application should be structured so future features, such as user accounts, analytics, or additional file formats, can be added later.</w:t>
      </w:r>
    </w:p>
    <w:p w14:paraId="78703A88" w14:textId="77777777" w:rsidR="0067790F" w:rsidRPr="00D83D8A" w:rsidRDefault="0067790F" w:rsidP="0067790F">
      <w:pPr>
        <w:pStyle w:val="ListParagraph"/>
      </w:pPr>
    </w:p>
    <w:p w14:paraId="411AD938" w14:textId="7A54B54B" w:rsidR="002D315B" w:rsidRDefault="002D315B" w:rsidP="002855B6">
      <w:pPr>
        <w:pStyle w:val="Heading3"/>
        <w:numPr>
          <w:ilvl w:val="1"/>
          <w:numId w:val="5"/>
        </w:numPr>
      </w:pPr>
      <w:bookmarkStart w:id="5" w:name="_Toc227745039"/>
      <w:r>
        <w:t>Constraints</w:t>
      </w:r>
      <w:bookmarkEnd w:id="5"/>
    </w:p>
    <w:p w14:paraId="710C14FF" w14:textId="0FD1EACE" w:rsidR="002F1843" w:rsidRDefault="002F1843" w:rsidP="002F1843">
      <w:pPr>
        <w:pStyle w:val="ListParagraph"/>
        <w:numPr>
          <w:ilvl w:val="0"/>
          <w:numId w:val="12"/>
        </w:numPr>
      </w:pPr>
      <w:r>
        <w:t>Web Application Constraint</w:t>
      </w:r>
      <w:r>
        <w:br/>
        <w:t>The system must be developed as a web application with a browser-based user interface.</w:t>
      </w:r>
    </w:p>
    <w:p w14:paraId="2FA3E082" w14:textId="375D0AAA" w:rsidR="002F1843" w:rsidRDefault="002F1843" w:rsidP="002F1843">
      <w:pPr>
        <w:pStyle w:val="ListParagraph"/>
        <w:numPr>
          <w:ilvl w:val="0"/>
          <w:numId w:val="12"/>
        </w:numPr>
      </w:pPr>
      <w:r>
        <w:lastRenderedPageBreak/>
        <w:t>Python Backend Constraint</w:t>
      </w:r>
      <w:r>
        <w:br/>
        <w:t>The backend must be implemented using Python to handle quiz logic, RAG retrieval, grading, and data processing.</w:t>
      </w:r>
    </w:p>
    <w:p w14:paraId="46B09C43" w14:textId="3C347B19" w:rsidR="002F1843" w:rsidRDefault="002F1843" w:rsidP="002F1843">
      <w:pPr>
        <w:pStyle w:val="ListParagraph"/>
        <w:numPr>
          <w:ilvl w:val="0"/>
          <w:numId w:val="12"/>
        </w:numPr>
      </w:pPr>
      <w:r>
        <w:t>Local Storage Constraint</w:t>
      </w:r>
      <w:r>
        <w:br/>
        <w:t>All application data must be stored locally rather than on a remote cloud database.</w:t>
      </w:r>
    </w:p>
    <w:p w14:paraId="1F2750FD" w14:textId="1CB58EBE" w:rsidR="002F1843" w:rsidRDefault="002F1843" w:rsidP="002F1843">
      <w:pPr>
        <w:pStyle w:val="ListParagraph"/>
        <w:numPr>
          <w:ilvl w:val="0"/>
          <w:numId w:val="12"/>
        </w:numPr>
      </w:pPr>
      <w:r>
        <w:t>Local Execution Constraint</w:t>
      </w:r>
      <w:r>
        <w:br/>
        <w:t>The application must be able to run on a local machine without requiring deployment to a live server.</w:t>
      </w:r>
    </w:p>
    <w:p w14:paraId="304F5A42" w14:textId="6EE328B0" w:rsidR="002F1843" w:rsidRDefault="002F1843" w:rsidP="002F1843">
      <w:pPr>
        <w:pStyle w:val="ListParagraph"/>
        <w:numPr>
          <w:ilvl w:val="0"/>
          <w:numId w:val="12"/>
        </w:numPr>
      </w:pPr>
      <w:r>
        <w:t>GitHub Repository Constraint</w:t>
      </w:r>
      <w:r>
        <w:br/>
        <w:t>The project source code must be suitable for version control and submission through GitHub.</w:t>
      </w:r>
    </w:p>
    <w:p w14:paraId="7C703444" w14:textId="131BFF00" w:rsidR="002F1843" w:rsidRDefault="002F1843" w:rsidP="002F1843">
      <w:pPr>
        <w:pStyle w:val="ListParagraph"/>
        <w:numPr>
          <w:ilvl w:val="0"/>
          <w:numId w:val="12"/>
        </w:numPr>
      </w:pPr>
      <w:r>
        <w:t>No Sensitive Data in Repository Constraint</w:t>
      </w:r>
      <w:r>
        <w:br/>
        <w:t>Local data files, environment variables, API keys, database files, and generated user content must not be pushed to GitHub.</w:t>
      </w:r>
    </w:p>
    <w:p w14:paraId="3A895668" w14:textId="1C34A119" w:rsidR="002F1843" w:rsidRDefault="002F1843" w:rsidP="002F1843">
      <w:pPr>
        <w:pStyle w:val="ListParagraph"/>
        <w:numPr>
          <w:ilvl w:val="0"/>
          <w:numId w:val="12"/>
        </w:numPr>
      </w:pPr>
      <w:r>
        <w:t>Limited Scalability Constraint</w:t>
      </w:r>
      <w:r>
        <w:br/>
        <w:t>Since the application runs locally, it is intended for individual use rather than multiple concurrent users.</w:t>
      </w:r>
    </w:p>
    <w:p w14:paraId="3236F392" w14:textId="6007FB89" w:rsidR="002F1843" w:rsidRDefault="002F1843" w:rsidP="002F1843">
      <w:pPr>
        <w:pStyle w:val="ListParagraph"/>
        <w:numPr>
          <w:ilvl w:val="0"/>
          <w:numId w:val="12"/>
        </w:numPr>
      </w:pPr>
      <w:r>
        <w:t>Browser Compatibility Constraint</w:t>
      </w:r>
      <w:r>
        <w:br/>
        <w:t>The frontend should work correctly in modern browsers such as Chrome, Firefox, and Edge.</w:t>
      </w:r>
    </w:p>
    <w:p w14:paraId="69C028BC" w14:textId="6ADB32F5" w:rsidR="002F1843" w:rsidRDefault="002F1843" w:rsidP="002F1843">
      <w:pPr>
        <w:pStyle w:val="ListParagraph"/>
        <w:numPr>
          <w:ilvl w:val="0"/>
          <w:numId w:val="12"/>
        </w:numPr>
      </w:pPr>
      <w:r>
        <w:t>Local RAG Constraint</w:t>
      </w:r>
      <w:r>
        <w:br/>
        <w:t>Retrieval-Augmented Generation must operate over local study material, such as text files, rather than relying on cloud-hosted documents.</w:t>
      </w:r>
    </w:p>
    <w:p w14:paraId="529174CF" w14:textId="10790083" w:rsidR="002F1843" w:rsidRDefault="002F1843" w:rsidP="002F1843">
      <w:pPr>
        <w:pStyle w:val="ListParagraph"/>
        <w:numPr>
          <w:ilvl w:val="0"/>
          <w:numId w:val="12"/>
        </w:numPr>
      </w:pPr>
      <w:r>
        <w:t>File Format Constraint</w:t>
      </w:r>
      <w:r>
        <w:br/>
        <w:t>The initial version should support a limited number of study material formats, such as .txt, to keep the project scope manageable.</w:t>
      </w:r>
    </w:p>
    <w:p w14:paraId="40608343" w14:textId="4DF3AA14" w:rsidR="002F1843" w:rsidRDefault="002F1843" w:rsidP="002F1843">
      <w:pPr>
        <w:pStyle w:val="ListParagraph"/>
        <w:numPr>
          <w:ilvl w:val="0"/>
          <w:numId w:val="12"/>
        </w:numPr>
      </w:pPr>
      <w:r>
        <w:t>Testing Scope Constraint</w:t>
      </w:r>
      <w:r>
        <w:br/>
        <w:t>Testing must focus on the most important system areas, especially quiz logic, grading rules, spaced repetition, and RAG retrieval.</w:t>
      </w:r>
    </w:p>
    <w:p w14:paraId="609252B4" w14:textId="47AFFE8A" w:rsidR="002F1843" w:rsidRDefault="002F1843" w:rsidP="002F1843">
      <w:pPr>
        <w:pStyle w:val="ListParagraph"/>
        <w:numPr>
          <w:ilvl w:val="0"/>
          <w:numId w:val="12"/>
        </w:numPr>
      </w:pPr>
      <w:r>
        <w:t>Time Constraint</w:t>
      </w:r>
      <w:r>
        <w:br/>
        <w:t>Development must be achievable within the academic project timeframe.</w:t>
      </w:r>
    </w:p>
    <w:p w14:paraId="69994E9D" w14:textId="23F00E20" w:rsidR="002F1843" w:rsidRDefault="002F1843" w:rsidP="002F1843">
      <w:pPr>
        <w:pStyle w:val="ListParagraph"/>
        <w:numPr>
          <w:ilvl w:val="0"/>
          <w:numId w:val="12"/>
        </w:numPr>
      </w:pPr>
      <w:r>
        <w:t>Technical Skill Constraint</w:t>
      </w:r>
      <w:r>
        <w:br/>
        <w:t>The system design must remain realistic based on the developer’s current knowledge of Python, web development, testing, and local data handling.</w:t>
      </w:r>
    </w:p>
    <w:p w14:paraId="281ADB3B" w14:textId="1A339291" w:rsidR="002F1843" w:rsidRDefault="002F1843" w:rsidP="002F1843">
      <w:pPr>
        <w:pStyle w:val="ListParagraph"/>
        <w:numPr>
          <w:ilvl w:val="0"/>
          <w:numId w:val="12"/>
        </w:numPr>
      </w:pPr>
      <w:r>
        <w:t>Hardware Constraint</w:t>
      </w:r>
      <w:r>
        <w:br/>
        <w:t>Performance will depend on the user’s local machine, especially for RAG retrieval, quiz generation, and larger study files.</w:t>
      </w:r>
    </w:p>
    <w:p w14:paraId="5B26E719" w14:textId="42A7941B" w:rsidR="002F1843" w:rsidRDefault="002F1843" w:rsidP="002F1843">
      <w:pPr>
        <w:pStyle w:val="ListParagraph"/>
        <w:numPr>
          <w:ilvl w:val="0"/>
          <w:numId w:val="12"/>
        </w:numPr>
      </w:pPr>
      <w:r>
        <w:t>Offline/Network Constraint</w:t>
      </w:r>
      <w:r>
        <w:br/>
        <w:t>The system should not depend on continuous internet access once installed, except for downloading dependencies or cloning the GitHub repository.</w:t>
      </w:r>
    </w:p>
    <w:p w14:paraId="0CC0852C" w14:textId="2109E20A" w:rsidR="002F1843" w:rsidRDefault="002F1843" w:rsidP="002F1843">
      <w:pPr>
        <w:pStyle w:val="ListParagraph"/>
        <w:numPr>
          <w:ilvl w:val="0"/>
          <w:numId w:val="12"/>
        </w:numPr>
      </w:pPr>
      <w:r>
        <w:lastRenderedPageBreak/>
        <w:t>Data Persistence Constraint</w:t>
      </w:r>
      <w:r w:rsidR="009712D8">
        <w:br/>
      </w:r>
      <w:r>
        <w:t>The application must ensure flashcards, quiz results, topics, and revision grades are saved between sessions using local storage or a local database.</w:t>
      </w:r>
    </w:p>
    <w:p w14:paraId="30CF9331" w14:textId="08B3E3EE" w:rsidR="002F1843" w:rsidRDefault="002F1843" w:rsidP="002F1843">
      <w:pPr>
        <w:pStyle w:val="ListParagraph"/>
        <w:numPr>
          <w:ilvl w:val="0"/>
          <w:numId w:val="12"/>
        </w:numPr>
      </w:pPr>
      <w:r>
        <w:t>Security Constraint</w:t>
      </w:r>
      <w:r w:rsidR="009712D8">
        <w:br/>
      </w:r>
      <w:r>
        <w:t>Since data is stored locally, security responsibilities include safe file handling, input validation, and avoiding accidental exposure of local files.</w:t>
      </w:r>
    </w:p>
    <w:p w14:paraId="0352FEE9" w14:textId="347AD018" w:rsidR="00D83B32" w:rsidRPr="00D83B32" w:rsidRDefault="002F1843" w:rsidP="002F1843">
      <w:pPr>
        <w:pStyle w:val="ListParagraph"/>
        <w:numPr>
          <w:ilvl w:val="0"/>
          <w:numId w:val="12"/>
        </w:numPr>
      </w:pPr>
      <w:r>
        <w:t>Maintainability Constraint</w:t>
      </w:r>
      <w:r w:rsidR="009712D8">
        <w:br/>
      </w:r>
      <w:r>
        <w:t>The codebase must be structured clearly so it can be tested, reviewed, and extended after submission.</w:t>
      </w:r>
    </w:p>
    <w:p w14:paraId="2CC157AA" w14:textId="26798F71" w:rsidR="002D315B" w:rsidRDefault="002D315B" w:rsidP="002855B6">
      <w:pPr>
        <w:pStyle w:val="Heading3"/>
        <w:numPr>
          <w:ilvl w:val="1"/>
          <w:numId w:val="5"/>
        </w:numPr>
      </w:pPr>
      <w:bookmarkStart w:id="6" w:name="_Toc227745040"/>
      <w:r>
        <w:t>Scope</w:t>
      </w:r>
      <w:bookmarkEnd w:id="6"/>
    </w:p>
    <w:p w14:paraId="036A85E3" w14:textId="3649663F" w:rsidR="002D315B" w:rsidRDefault="002D315B" w:rsidP="007475E9">
      <w:pPr>
        <w:pStyle w:val="Subtitle"/>
        <w:numPr>
          <w:ilvl w:val="0"/>
          <w:numId w:val="0"/>
        </w:numPr>
        <w:ind w:left="720" w:firstLine="72"/>
      </w:pPr>
      <w:r>
        <w:t>In Scope</w:t>
      </w:r>
    </w:p>
    <w:p w14:paraId="74A64B37" w14:textId="568BD2D2" w:rsidR="007C0E68" w:rsidRDefault="007C0E68" w:rsidP="007C0E68">
      <w:pPr>
        <w:pStyle w:val="ListParagraph"/>
        <w:numPr>
          <w:ilvl w:val="0"/>
          <w:numId w:val="14"/>
        </w:numPr>
      </w:pPr>
      <w:r>
        <w:t>Development of a locally hosted web application with a Python backend and browser-based frontend</w:t>
      </w:r>
    </w:p>
    <w:p w14:paraId="2AA061C3" w14:textId="77777777" w:rsidR="007C0E68" w:rsidRDefault="007C0E68" w:rsidP="007C0E68">
      <w:pPr>
        <w:pStyle w:val="ListParagraph"/>
        <w:numPr>
          <w:ilvl w:val="0"/>
          <w:numId w:val="14"/>
        </w:numPr>
      </w:pPr>
      <w:r>
        <w:t>Implementation of CRUD functionality for flashcards (Create, Read, Update, Delete)</w:t>
      </w:r>
    </w:p>
    <w:p w14:paraId="65D34C15" w14:textId="77777777" w:rsidR="007C0E68" w:rsidRDefault="007C0E68" w:rsidP="007C0E68">
      <w:pPr>
        <w:pStyle w:val="ListParagraph"/>
        <w:numPr>
          <w:ilvl w:val="0"/>
          <w:numId w:val="14"/>
        </w:numPr>
      </w:pPr>
      <w:r>
        <w:t>Organisation of flashcards by subjects and topics</w:t>
      </w:r>
    </w:p>
    <w:p w14:paraId="761A9E16" w14:textId="77777777" w:rsidR="007C0E68" w:rsidRDefault="007C0E68" w:rsidP="007C0E68">
      <w:pPr>
        <w:pStyle w:val="ListParagraph"/>
        <w:numPr>
          <w:ilvl w:val="0"/>
          <w:numId w:val="14"/>
        </w:numPr>
      </w:pPr>
      <w:r>
        <w:t>Quiz generation based on user-provided study material</w:t>
      </w:r>
    </w:p>
    <w:p w14:paraId="762FB7BC" w14:textId="77777777" w:rsidR="007C0E68" w:rsidRDefault="007C0E68" w:rsidP="007C0E68">
      <w:pPr>
        <w:pStyle w:val="ListParagraph"/>
        <w:numPr>
          <w:ilvl w:val="0"/>
          <w:numId w:val="14"/>
        </w:numPr>
      </w:pPr>
      <w:r>
        <w:t>Implementation of local Retrieval-Augmented Generation (RAG) over text files</w:t>
      </w:r>
    </w:p>
    <w:p w14:paraId="1FA8B058" w14:textId="77777777" w:rsidR="007C0E68" w:rsidRDefault="007C0E68" w:rsidP="007C0E68">
      <w:pPr>
        <w:pStyle w:val="ListParagraph"/>
        <w:numPr>
          <w:ilvl w:val="0"/>
          <w:numId w:val="14"/>
        </w:numPr>
      </w:pPr>
      <w:r>
        <w:t>Automatic quiz grading based on predefined system rules</w:t>
      </w:r>
    </w:p>
    <w:p w14:paraId="2581DBFD" w14:textId="77777777" w:rsidR="007C0E68" w:rsidRDefault="007C0E68" w:rsidP="007C0E68">
      <w:pPr>
        <w:pStyle w:val="ListParagraph"/>
        <w:numPr>
          <w:ilvl w:val="0"/>
          <w:numId w:val="14"/>
        </w:numPr>
      </w:pPr>
      <w:r>
        <w:t>A “Revision Grade” system based on user quiz performance</w:t>
      </w:r>
    </w:p>
    <w:p w14:paraId="01E13F59" w14:textId="77777777" w:rsidR="007C0E68" w:rsidRDefault="007C0E68" w:rsidP="007C0E68">
      <w:pPr>
        <w:pStyle w:val="ListParagraph"/>
        <w:numPr>
          <w:ilvl w:val="0"/>
          <w:numId w:val="14"/>
        </w:numPr>
      </w:pPr>
      <w:r>
        <w:t>Application of spaced repetition principles to prioritise weak topics</w:t>
      </w:r>
    </w:p>
    <w:p w14:paraId="3947E2EB" w14:textId="77777777" w:rsidR="007C0E68" w:rsidRDefault="007C0E68" w:rsidP="007C0E68">
      <w:pPr>
        <w:pStyle w:val="ListParagraph"/>
        <w:numPr>
          <w:ilvl w:val="0"/>
          <w:numId w:val="14"/>
        </w:numPr>
      </w:pPr>
      <w:r>
        <w:t>Local data storage for flashcards, quiz results, and study material</w:t>
      </w:r>
    </w:p>
    <w:p w14:paraId="15D923F3" w14:textId="77777777" w:rsidR="007C0E68" w:rsidRDefault="007C0E68" w:rsidP="007C0E68">
      <w:pPr>
        <w:pStyle w:val="ListParagraph"/>
        <w:numPr>
          <w:ilvl w:val="0"/>
          <w:numId w:val="14"/>
        </w:numPr>
      </w:pPr>
      <w:r>
        <w:t>Single-user system design (no multi-user functionality)</w:t>
      </w:r>
    </w:p>
    <w:p w14:paraId="4644CBD6" w14:textId="77777777" w:rsidR="007C0E68" w:rsidRDefault="007C0E68" w:rsidP="007C0E68">
      <w:pPr>
        <w:pStyle w:val="ListParagraph"/>
        <w:numPr>
          <w:ilvl w:val="0"/>
          <w:numId w:val="14"/>
        </w:numPr>
      </w:pPr>
      <w:r>
        <w:t>Development of a learning-friendly user interface</w:t>
      </w:r>
    </w:p>
    <w:p w14:paraId="584CB12C" w14:textId="77777777" w:rsidR="007C0E68" w:rsidRDefault="007C0E68" w:rsidP="007C0E68">
      <w:pPr>
        <w:pStyle w:val="ListParagraph"/>
        <w:numPr>
          <w:ilvl w:val="0"/>
          <w:numId w:val="14"/>
        </w:numPr>
      </w:pPr>
      <w:r>
        <w:t>Testing of core functionality, including:</w:t>
      </w:r>
    </w:p>
    <w:p w14:paraId="1135DC6C" w14:textId="77777777" w:rsidR="007C0E68" w:rsidRDefault="007C0E68" w:rsidP="007C0E68">
      <w:pPr>
        <w:pStyle w:val="ListParagraph"/>
        <w:numPr>
          <w:ilvl w:val="0"/>
          <w:numId w:val="14"/>
        </w:numPr>
      </w:pPr>
      <w:r>
        <w:t>Quiz generation logic</w:t>
      </w:r>
    </w:p>
    <w:p w14:paraId="5A55E33D" w14:textId="77777777" w:rsidR="007C0E68" w:rsidRDefault="007C0E68" w:rsidP="007C0E68">
      <w:pPr>
        <w:pStyle w:val="ListParagraph"/>
        <w:numPr>
          <w:ilvl w:val="0"/>
          <w:numId w:val="14"/>
        </w:numPr>
      </w:pPr>
      <w:r>
        <w:t>Grading system</w:t>
      </w:r>
    </w:p>
    <w:p w14:paraId="2BFB8A5B" w14:textId="77777777" w:rsidR="007C0E68" w:rsidRDefault="007C0E68" w:rsidP="007C0E68">
      <w:pPr>
        <w:pStyle w:val="ListParagraph"/>
        <w:numPr>
          <w:ilvl w:val="0"/>
          <w:numId w:val="14"/>
        </w:numPr>
      </w:pPr>
      <w:r>
        <w:t>Spaced repetition behaviour</w:t>
      </w:r>
    </w:p>
    <w:p w14:paraId="6BF78DD0" w14:textId="77777777" w:rsidR="007C0E68" w:rsidRDefault="007C0E68" w:rsidP="007C0E68">
      <w:pPr>
        <w:pStyle w:val="ListParagraph"/>
        <w:numPr>
          <w:ilvl w:val="0"/>
          <w:numId w:val="14"/>
        </w:numPr>
      </w:pPr>
      <w:r>
        <w:t>RAG retrieval accuracy</w:t>
      </w:r>
    </w:p>
    <w:p w14:paraId="13084CB7" w14:textId="77777777" w:rsidR="007C0E68" w:rsidRDefault="007C0E68" w:rsidP="007C0E68">
      <w:pPr>
        <w:pStyle w:val="ListParagraph"/>
        <w:numPr>
          <w:ilvl w:val="0"/>
          <w:numId w:val="14"/>
        </w:numPr>
      </w:pPr>
      <w:r>
        <w:t>Version control using GitHub for source code management</w:t>
      </w:r>
    </w:p>
    <w:p w14:paraId="278F12E3" w14:textId="4073CE8A" w:rsidR="007C0E68" w:rsidRPr="007C0E68" w:rsidRDefault="007C0E68" w:rsidP="007C0E68">
      <w:pPr>
        <w:pStyle w:val="ListParagraph"/>
        <w:numPr>
          <w:ilvl w:val="0"/>
          <w:numId w:val="14"/>
        </w:numPr>
      </w:pPr>
      <w:r>
        <w:t>Basic input validation and error handling</w:t>
      </w:r>
    </w:p>
    <w:p w14:paraId="73BCDDA4" w14:textId="3E6964F8" w:rsidR="002D315B" w:rsidRDefault="002D315B" w:rsidP="002855B6">
      <w:pPr>
        <w:pStyle w:val="Subtitle"/>
        <w:numPr>
          <w:ilvl w:val="0"/>
          <w:numId w:val="0"/>
        </w:numPr>
        <w:ind w:left="360" w:firstLine="360"/>
      </w:pPr>
      <w:r>
        <w:t>Out Of Scope</w:t>
      </w:r>
    </w:p>
    <w:p w14:paraId="17F05008" w14:textId="77777777" w:rsidR="00EE06E1" w:rsidRDefault="00EE06E1" w:rsidP="00EE06E1">
      <w:pPr>
        <w:pStyle w:val="ListParagraph"/>
        <w:numPr>
          <w:ilvl w:val="0"/>
          <w:numId w:val="15"/>
        </w:numPr>
      </w:pPr>
      <w:r>
        <w:t>Deployment to a live or cloud-based production environment</w:t>
      </w:r>
    </w:p>
    <w:p w14:paraId="793AF33B" w14:textId="77777777" w:rsidR="00EE06E1" w:rsidRDefault="00EE06E1" w:rsidP="00EE06E1">
      <w:pPr>
        <w:pStyle w:val="ListParagraph"/>
        <w:numPr>
          <w:ilvl w:val="0"/>
          <w:numId w:val="15"/>
        </w:numPr>
      </w:pPr>
      <w:r>
        <w:t>Multi-user accounts, authentication, or authorisation systems</w:t>
      </w:r>
    </w:p>
    <w:p w14:paraId="659224B4" w14:textId="77777777" w:rsidR="00EE06E1" w:rsidRDefault="00EE06E1" w:rsidP="00EE06E1">
      <w:pPr>
        <w:pStyle w:val="ListParagraph"/>
        <w:numPr>
          <w:ilvl w:val="0"/>
          <w:numId w:val="15"/>
        </w:numPr>
      </w:pPr>
      <w:r>
        <w:t>Use of cloud databases or external storage services</w:t>
      </w:r>
    </w:p>
    <w:p w14:paraId="3296FA6A" w14:textId="77777777" w:rsidR="00EE06E1" w:rsidRDefault="00EE06E1" w:rsidP="00EE06E1">
      <w:pPr>
        <w:pStyle w:val="ListParagraph"/>
        <w:numPr>
          <w:ilvl w:val="0"/>
          <w:numId w:val="15"/>
        </w:numPr>
      </w:pPr>
      <w:r>
        <w:t>Integration with external AI or third-party APIs for content generation</w:t>
      </w:r>
    </w:p>
    <w:p w14:paraId="651172FF" w14:textId="77777777" w:rsidR="00EE06E1" w:rsidRDefault="00EE06E1" w:rsidP="00EE06E1">
      <w:pPr>
        <w:pStyle w:val="ListParagraph"/>
        <w:numPr>
          <w:ilvl w:val="0"/>
          <w:numId w:val="15"/>
        </w:numPr>
      </w:pPr>
      <w:r>
        <w:t>Real-time collaboration between multiple users</w:t>
      </w:r>
    </w:p>
    <w:p w14:paraId="69758D35" w14:textId="77777777" w:rsidR="00EE06E1" w:rsidRDefault="00EE06E1" w:rsidP="00EE06E1">
      <w:pPr>
        <w:pStyle w:val="ListParagraph"/>
        <w:numPr>
          <w:ilvl w:val="0"/>
          <w:numId w:val="15"/>
        </w:numPr>
      </w:pPr>
      <w:r>
        <w:lastRenderedPageBreak/>
        <w:t>Support for advanced file formats (e.g., PDF, DOCX) beyond basic text files</w:t>
      </w:r>
    </w:p>
    <w:p w14:paraId="5DB70BA9" w14:textId="77777777" w:rsidR="00EE06E1" w:rsidRDefault="00EE06E1" w:rsidP="00EE06E1">
      <w:pPr>
        <w:pStyle w:val="ListParagraph"/>
        <w:numPr>
          <w:ilvl w:val="0"/>
          <w:numId w:val="15"/>
        </w:numPr>
      </w:pPr>
      <w:r>
        <w:t>Development of a mobile application</w:t>
      </w:r>
    </w:p>
    <w:p w14:paraId="52473154" w14:textId="77777777" w:rsidR="00EE06E1" w:rsidRDefault="00EE06E1" w:rsidP="00EE06E1">
      <w:pPr>
        <w:pStyle w:val="ListParagraph"/>
        <w:numPr>
          <w:ilvl w:val="0"/>
          <w:numId w:val="15"/>
        </w:numPr>
      </w:pPr>
      <w:r>
        <w:t>Advanced analytics or dashboards beyond basic grading and feedback</w:t>
      </w:r>
    </w:p>
    <w:p w14:paraId="103C42AE" w14:textId="77777777" w:rsidR="00EE06E1" w:rsidRDefault="00EE06E1" w:rsidP="00EE06E1">
      <w:pPr>
        <w:pStyle w:val="ListParagraph"/>
        <w:numPr>
          <w:ilvl w:val="0"/>
          <w:numId w:val="15"/>
        </w:numPr>
      </w:pPr>
      <w:r>
        <w:t>Enterprise-level security features beyond local application needs</w:t>
      </w:r>
    </w:p>
    <w:p w14:paraId="737185D2" w14:textId="72D6B48C" w:rsidR="007C0E68" w:rsidRPr="007C0E68" w:rsidRDefault="00EE06E1" w:rsidP="00EE06E1">
      <w:pPr>
        <w:pStyle w:val="ListParagraph"/>
        <w:numPr>
          <w:ilvl w:val="0"/>
          <w:numId w:val="15"/>
        </w:numPr>
      </w:pPr>
      <w:r>
        <w:t>Large-scale scalability or performance optimisation for multiple concurrent users</w:t>
      </w:r>
    </w:p>
    <w:p w14:paraId="5398068C" w14:textId="1E3692E4" w:rsidR="002D315B" w:rsidRDefault="00313358" w:rsidP="00E2054B">
      <w:pPr>
        <w:pStyle w:val="Heading3"/>
        <w:numPr>
          <w:ilvl w:val="1"/>
          <w:numId w:val="5"/>
        </w:numPr>
      </w:pPr>
      <w:bookmarkStart w:id="7" w:name="_Toc227745041"/>
      <w:r>
        <w:t>Risk and Assumptions</w:t>
      </w:r>
      <w:bookmarkEnd w:id="7"/>
    </w:p>
    <w:p w14:paraId="63BDE717" w14:textId="20A2BB20" w:rsidR="00313358" w:rsidRDefault="00313358" w:rsidP="00E2054B">
      <w:pPr>
        <w:pStyle w:val="Subtitle"/>
        <w:numPr>
          <w:ilvl w:val="0"/>
          <w:numId w:val="0"/>
        </w:numPr>
        <w:ind w:left="432" w:firstLine="360"/>
      </w:pPr>
      <w:r>
        <w:t>Risk</w:t>
      </w:r>
    </w:p>
    <w:p w14:paraId="2C659B28" w14:textId="77777777" w:rsidR="00D10904" w:rsidRDefault="00D10904" w:rsidP="00D10904">
      <w:pPr>
        <w:pStyle w:val="ListParagraph"/>
        <w:numPr>
          <w:ilvl w:val="0"/>
          <w:numId w:val="16"/>
        </w:numPr>
      </w:pPr>
      <w:r w:rsidRPr="00512CD1">
        <w:rPr>
          <w:b/>
          <w:bCs/>
        </w:rPr>
        <w:t>RAG Retrieval Accuracy Risk</w:t>
      </w:r>
      <w:r>
        <w:br/>
        <w:t>The effectiveness of the system depends on accurate retrieval of relevant information from local study material. Poor retrieval may result in incorrect or low-quality quiz questions.</w:t>
      </w:r>
    </w:p>
    <w:p w14:paraId="50FE1C48" w14:textId="77777777" w:rsidR="00D10904" w:rsidRDefault="00D10904" w:rsidP="00D10904">
      <w:pPr>
        <w:pStyle w:val="ListParagraph"/>
        <w:numPr>
          <w:ilvl w:val="0"/>
          <w:numId w:val="16"/>
        </w:numPr>
      </w:pPr>
      <w:r w:rsidRPr="00512CD1">
        <w:rPr>
          <w:b/>
          <w:bCs/>
        </w:rPr>
        <w:t>Quiz Generation Quality Risk</w:t>
      </w:r>
      <w:r>
        <w:br/>
        <w:t>Automatically generated quizzes may lack clarity, relevance, or appropriate difficulty, particularly if input material is unstructured or limited.</w:t>
      </w:r>
    </w:p>
    <w:p w14:paraId="3F8FCC53" w14:textId="77777777" w:rsidR="00D10904" w:rsidRDefault="00D10904" w:rsidP="00D10904">
      <w:pPr>
        <w:pStyle w:val="ListParagraph"/>
        <w:numPr>
          <w:ilvl w:val="0"/>
          <w:numId w:val="16"/>
        </w:numPr>
      </w:pPr>
      <w:r w:rsidRPr="00512CD1">
        <w:rPr>
          <w:b/>
          <w:bCs/>
        </w:rPr>
        <w:t>Technical Complexity Risk</w:t>
      </w:r>
      <w:r>
        <w:br/>
        <w:t>The implementation of features such as local RAG, spaced repetition, and quiz logic introduces complexity that may impact development time and system reliability.</w:t>
      </w:r>
    </w:p>
    <w:p w14:paraId="0A9E61A6" w14:textId="77777777" w:rsidR="00D10904" w:rsidRDefault="00D10904" w:rsidP="00D10904">
      <w:pPr>
        <w:pStyle w:val="ListParagraph"/>
        <w:numPr>
          <w:ilvl w:val="0"/>
          <w:numId w:val="16"/>
        </w:numPr>
      </w:pPr>
      <w:r w:rsidRPr="00512CD1">
        <w:rPr>
          <w:b/>
          <w:bCs/>
        </w:rPr>
        <w:t>Performance Risk (Local Execution)</w:t>
      </w:r>
      <w:r>
        <w:br/>
        <w:t>As all processing occurs locally, large study files or frequent retrieval operations may lead to reduced system performance depending on hardware limitations.</w:t>
      </w:r>
    </w:p>
    <w:p w14:paraId="7914DA71" w14:textId="77777777" w:rsidR="00D10904" w:rsidRDefault="00D10904" w:rsidP="00D10904">
      <w:pPr>
        <w:pStyle w:val="ListParagraph"/>
        <w:numPr>
          <w:ilvl w:val="0"/>
          <w:numId w:val="16"/>
        </w:numPr>
      </w:pPr>
      <w:r w:rsidRPr="00512CD1">
        <w:rPr>
          <w:b/>
          <w:bCs/>
        </w:rPr>
        <w:t>Data Loss Risk (Local Storage)</w:t>
      </w:r>
      <w:r w:rsidRPr="00512CD1">
        <w:rPr>
          <w:b/>
          <w:bCs/>
        </w:rPr>
        <w:br/>
      </w:r>
      <w:r>
        <w:t>Storing all data locally increases the risk of data loss due to accidental deletion, file corruption, or lack of backup mechanisms.</w:t>
      </w:r>
    </w:p>
    <w:p w14:paraId="300D29A5" w14:textId="77777777" w:rsidR="00D10904" w:rsidRDefault="00D10904" w:rsidP="00D10904">
      <w:pPr>
        <w:pStyle w:val="ListParagraph"/>
        <w:numPr>
          <w:ilvl w:val="0"/>
          <w:numId w:val="16"/>
        </w:numPr>
      </w:pPr>
      <w:r w:rsidRPr="00576C21">
        <w:rPr>
          <w:b/>
          <w:bCs/>
        </w:rPr>
        <w:t>Testing Coverage Risk</w:t>
      </w:r>
      <w:r>
        <w:br/>
        <w:t>Inadequate testing of quiz logic, grading systems, and retrieval functionality may result in undetected defects affecting system accuracy.</w:t>
      </w:r>
    </w:p>
    <w:p w14:paraId="04037DE1" w14:textId="77777777" w:rsidR="00D10904" w:rsidRDefault="00D10904" w:rsidP="00D10904">
      <w:pPr>
        <w:pStyle w:val="ListParagraph"/>
        <w:numPr>
          <w:ilvl w:val="0"/>
          <w:numId w:val="16"/>
        </w:numPr>
      </w:pPr>
      <w:r w:rsidRPr="00576C21">
        <w:rPr>
          <w:b/>
          <w:bCs/>
        </w:rPr>
        <w:t>Usability Risk</w:t>
      </w:r>
      <w:r>
        <w:br/>
        <w:t>If the user interface is not intuitive or user-friendly, it may negatively impact the effectiveness of the application as a learning tool.</w:t>
      </w:r>
    </w:p>
    <w:p w14:paraId="1500D989" w14:textId="77777777" w:rsidR="00D10904" w:rsidRDefault="00D10904" w:rsidP="00D10904">
      <w:pPr>
        <w:pStyle w:val="ListParagraph"/>
        <w:numPr>
          <w:ilvl w:val="0"/>
          <w:numId w:val="16"/>
        </w:numPr>
      </w:pPr>
      <w:r w:rsidRPr="00576C21">
        <w:rPr>
          <w:b/>
          <w:bCs/>
        </w:rPr>
        <w:t>Environment Setup Risk</w:t>
      </w:r>
      <w:r>
        <w:br/>
        <w:t>Users may encounter difficulties installing dependencies and configuring the local environment required to run the application.</w:t>
      </w:r>
    </w:p>
    <w:p w14:paraId="5CA62A78" w14:textId="77777777" w:rsidR="00D10904" w:rsidRPr="00512CD1" w:rsidRDefault="00D10904" w:rsidP="00D10904">
      <w:pPr>
        <w:pStyle w:val="ListParagraph"/>
        <w:numPr>
          <w:ilvl w:val="0"/>
          <w:numId w:val="16"/>
        </w:numPr>
      </w:pPr>
      <w:r w:rsidRPr="00576C21">
        <w:rPr>
          <w:b/>
          <w:bCs/>
        </w:rPr>
        <w:t>Scope Management Risk</w:t>
      </w:r>
      <w:r>
        <w:br/>
        <w:t xml:space="preserve">Expanding the project beyond its defined scope (e.g., adding support for </w:t>
      </w:r>
      <w:r>
        <w:lastRenderedPageBreak/>
        <w:t>additional file formats or advanced features) may impact the timely completion of core functionality.</w:t>
      </w:r>
    </w:p>
    <w:p w14:paraId="66EC4DD0" w14:textId="7F73DE81" w:rsidR="00D10904" w:rsidRPr="00D10904" w:rsidRDefault="00D10904" w:rsidP="00D10904"/>
    <w:p w14:paraId="54419449" w14:textId="2205C988" w:rsidR="00313358" w:rsidRDefault="00313358" w:rsidP="00E2054B">
      <w:pPr>
        <w:pStyle w:val="Subtitle"/>
        <w:numPr>
          <w:ilvl w:val="0"/>
          <w:numId w:val="0"/>
        </w:numPr>
        <w:ind w:left="360" w:firstLine="360"/>
      </w:pPr>
      <w:r>
        <w:t>Assumptions</w:t>
      </w:r>
    </w:p>
    <w:p w14:paraId="5A051010" w14:textId="7ABD1999" w:rsidR="00D10904" w:rsidRDefault="00D10904" w:rsidP="00D10904">
      <w:pPr>
        <w:pStyle w:val="ListParagraph"/>
        <w:numPr>
          <w:ilvl w:val="0"/>
          <w:numId w:val="17"/>
        </w:numPr>
      </w:pPr>
      <w:r w:rsidRPr="00D10904">
        <w:rPr>
          <w:b/>
          <w:bCs/>
        </w:rPr>
        <w:t>Single User Operation</w:t>
      </w:r>
      <w:r>
        <w:br/>
        <w:t>The system is designed for use by a single user on a local machine and does not support concurrent multi-user access.</w:t>
      </w:r>
    </w:p>
    <w:p w14:paraId="0E3AC6B0" w14:textId="151CBBC7" w:rsidR="00D10904" w:rsidRDefault="00D10904" w:rsidP="00D10904">
      <w:pPr>
        <w:pStyle w:val="ListParagraph"/>
        <w:numPr>
          <w:ilvl w:val="0"/>
          <w:numId w:val="17"/>
        </w:numPr>
      </w:pPr>
      <w:r w:rsidRPr="00D10904">
        <w:rPr>
          <w:b/>
          <w:bCs/>
        </w:rPr>
        <w:t>Local Execution Environment</w:t>
      </w:r>
      <w:r>
        <w:br/>
        <w:t>Users will have access to a system capable of running a Python-based web application with the required dependencies installed.</w:t>
      </w:r>
    </w:p>
    <w:p w14:paraId="1026492A" w14:textId="4784D535" w:rsidR="00D10904" w:rsidRDefault="00D10904" w:rsidP="00D10904">
      <w:pPr>
        <w:pStyle w:val="ListParagraph"/>
        <w:numPr>
          <w:ilvl w:val="0"/>
          <w:numId w:val="17"/>
        </w:numPr>
      </w:pPr>
      <w:r w:rsidRPr="00D10904">
        <w:rPr>
          <w:b/>
          <w:bCs/>
        </w:rPr>
        <w:t>Basic Technical Competency</w:t>
      </w:r>
      <w:r>
        <w:br/>
        <w:t>Users are assumed to have sufficient technical knowledge to set up and run the application locally.</w:t>
      </w:r>
    </w:p>
    <w:p w14:paraId="2D9A7F3E" w14:textId="2A2FBEB1" w:rsidR="00D10904" w:rsidRDefault="00D10904" w:rsidP="00D10904">
      <w:pPr>
        <w:pStyle w:val="ListParagraph"/>
        <w:numPr>
          <w:ilvl w:val="0"/>
          <w:numId w:val="17"/>
        </w:numPr>
      </w:pPr>
      <w:r w:rsidRPr="00D10904">
        <w:rPr>
          <w:b/>
          <w:bCs/>
        </w:rPr>
        <w:t>Structured Input Data</w:t>
      </w:r>
      <w:r>
        <w:br/>
        <w:t>Study material provided by users will be reasonably well-structured, enabling effective retrieval and quiz generation.</w:t>
      </w:r>
    </w:p>
    <w:p w14:paraId="5A385056" w14:textId="01E27657" w:rsidR="00D10904" w:rsidRDefault="00D10904" w:rsidP="00D10904">
      <w:pPr>
        <w:pStyle w:val="ListParagraph"/>
        <w:numPr>
          <w:ilvl w:val="0"/>
          <w:numId w:val="17"/>
        </w:numPr>
      </w:pPr>
      <w:r w:rsidRPr="00D10904">
        <w:rPr>
          <w:b/>
          <w:bCs/>
        </w:rPr>
        <w:t>Supported File Format</w:t>
      </w:r>
      <w:r>
        <w:br/>
        <w:t>Study material will be provided primarily in plain text (.txt) format.</w:t>
      </w:r>
    </w:p>
    <w:p w14:paraId="5FF4E255" w14:textId="08C4B79F" w:rsidR="00D10904" w:rsidRDefault="00D10904" w:rsidP="00D10904">
      <w:pPr>
        <w:pStyle w:val="ListParagraph"/>
        <w:numPr>
          <w:ilvl w:val="0"/>
          <w:numId w:val="17"/>
        </w:numPr>
      </w:pPr>
      <w:r w:rsidRPr="00D10904">
        <w:rPr>
          <w:b/>
          <w:bCs/>
        </w:rPr>
        <w:t>Adequate Hardware Resources</w:t>
      </w:r>
      <w:r>
        <w:br/>
        <w:t>The user’s device will have sufficient processing power and memory to handle local data processing and retrieval tasks.</w:t>
      </w:r>
    </w:p>
    <w:p w14:paraId="02107AEA" w14:textId="5ECF4F81" w:rsidR="00D10904" w:rsidRDefault="00D10904" w:rsidP="00D10904">
      <w:pPr>
        <w:pStyle w:val="ListParagraph"/>
        <w:numPr>
          <w:ilvl w:val="0"/>
          <w:numId w:val="17"/>
        </w:numPr>
      </w:pPr>
      <w:r w:rsidRPr="00D10904">
        <w:rPr>
          <w:b/>
          <w:bCs/>
        </w:rPr>
        <w:t>Offline Operation</w:t>
      </w:r>
      <w:r>
        <w:br/>
        <w:t>The system will function without requiring continuous internet access after initial setup.</w:t>
      </w:r>
    </w:p>
    <w:p w14:paraId="5FF57758" w14:textId="37124D74" w:rsidR="00D10904" w:rsidRDefault="00D10904" w:rsidP="00D10904">
      <w:pPr>
        <w:pStyle w:val="ListParagraph"/>
        <w:numPr>
          <w:ilvl w:val="0"/>
          <w:numId w:val="17"/>
        </w:numPr>
      </w:pPr>
      <w:r w:rsidRPr="00D10904">
        <w:rPr>
          <w:b/>
          <w:bCs/>
        </w:rPr>
        <w:t>Limited System Scale</w:t>
      </w:r>
      <w:r>
        <w:br/>
        <w:t>The application is intended for small-scale use and is not required to handle large datasets or high-performance workloads.</w:t>
      </w:r>
    </w:p>
    <w:p w14:paraId="5F45989E" w14:textId="1A273692" w:rsidR="00A025E1" w:rsidRPr="00A025E1" w:rsidRDefault="00D10904" w:rsidP="00D10904">
      <w:pPr>
        <w:pStyle w:val="ListParagraph"/>
        <w:numPr>
          <w:ilvl w:val="0"/>
          <w:numId w:val="17"/>
        </w:numPr>
      </w:pPr>
      <w:r w:rsidRPr="00D10904">
        <w:rPr>
          <w:b/>
          <w:bCs/>
        </w:rPr>
        <w:t>Solo Development Context</w:t>
      </w:r>
      <w:r>
        <w:br/>
        <w:t>The system will be developed by a single developer within an academic timeframe, influencing design and implementation decisions.</w:t>
      </w:r>
    </w:p>
    <w:p w14:paraId="257EF1F8" w14:textId="1990BCAB" w:rsidR="00132681" w:rsidRPr="004136B1" w:rsidRDefault="00132681" w:rsidP="004136B1">
      <w:pPr>
        <w:pStyle w:val="Heading2"/>
        <w:numPr>
          <w:ilvl w:val="0"/>
          <w:numId w:val="5"/>
        </w:numPr>
      </w:pPr>
      <w:bookmarkStart w:id="8" w:name="_Toc227745042"/>
      <w:r w:rsidRPr="004136B1">
        <w:t>Requirements Phase</w:t>
      </w:r>
      <w:bookmarkEnd w:id="8"/>
    </w:p>
    <w:p w14:paraId="59478876" w14:textId="5C713786" w:rsidR="00132681" w:rsidRDefault="00132681" w:rsidP="00E2054B">
      <w:pPr>
        <w:pStyle w:val="Heading3"/>
        <w:numPr>
          <w:ilvl w:val="1"/>
          <w:numId w:val="5"/>
        </w:numPr>
      </w:pPr>
      <w:bookmarkStart w:id="9" w:name="_Toc227745043"/>
      <w:r>
        <w:t>Functional Requirements</w:t>
      </w:r>
      <w:bookmarkEnd w:id="9"/>
    </w:p>
    <w:p w14:paraId="6557287A" w14:textId="6C283D3E" w:rsidR="00BA7A73" w:rsidRDefault="00BA7A73" w:rsidP="00BA7A73">
      <w:pPr>
        <w:ind w:left="720"/>
      </w:pPr>
      <w:r w:rsidRPr="00BA7A73">
        <w:rPr>
          <w:b/>
          <w:bCs/>
        </w:rPr>
        <w:t>FR1: Flashcard Management</w:t>
      </w:r>
      <w:r>
        <w:br/>
        <w:t>The system shall allow the user to create, view, update, and delete flashcards containing a question and answer.</w:t>
      </w:r>
    </w:p>
    <w:p w14:paraId="704EBD6C" w14:textId="037A2686" w:rsidR="00BA7A73" w:rsidRDefault="00BA7A73" w:rsidP="00BA7A73">
      <w:pPr>
        <w:ind w:left="720"/>
      </w:pPr>
      <w:r w:rsidRPr="00BA7A73">
        <w:rPr>
          <w:b/>
          <w:bCs/>
        </w:rPr>
        <w:t>FR2: Flashcard Organisation Structure</w:t>
      </w:r>
      <w:r>
        <w:br/>
        <w:t>The system shall organise data using the hierarchy:</w:t>
      </w:r>
      <w:r>
        <w:br/>
        <w:t>User → Subject → Topic → Flashcard Stack.</w:t>
      </w:r>
    </w:p>
    <w:p w14:paraId="1935D33B" w14:textId="1FD4426E" w:rsidR="00BA7A73" w:rsidRDefault="00BA7A73" w:rsidP="00BA7A73">
      <w:pPr>
        <w:ind w:left="720"/>
      </w:pPr>
      <w:r w:rsidRPr="00BA7A73">
        <w:rPr>
          <w:b/>
          <w:bCs/>
        </w:rPr>
        <w:lastRenderedPageBreak/>
        <w:t>FR3: Subject Management</w:t>
      </w:r>
      <w:r>
        <w:br/>
        <w:t>The system shall allow the user to create and manage up to three subjects.</w:t>
      </w:r>
    </w:p>
    <w:p w14:paraId="1C938646" w14:textId="10809148" w:rsidR="00BA7A73" w:rsidRDefault="00BA7A73" w:rsidP="00BA7A73">
      <w:pPr>
        <w:ind w:left="720"/>
      </w:pPr>
      <w:r w:rsidRPr="00BA7A73">
        <w:rPr>
          <w:b/>
          <w:bCs/>
        </w:rPr>
        <w:t>FR4: Topic Management</w:t>
      </w:r>
      <w:r>
        <w:br/>
        <w:t>The system shall allow the user to create and manage up to three topics per subject.</w:t>
      </w:r>
    </w:p>
    <w:p w14:paraId="36C9241A" w14:textId="2D1BC136" w:rsidR="00BA7A73" w:rsidRDefault="00BA7A73" w:rsidP="00BA7A73">
      <w:pPr>
        <w:ind w:left="720"/>
      </w:pPr>
      <w:r w:rsidRPr="00BA7A73">
        <w:rPr>
          <w:b/>
          <w:bCs/>
        </w:rPr>
        <w:t>FR5: Flashcard Stack Management</w:t>
      </w:r>
      <w:r>
        <w:br/>
        <w:t>The system shall allow one flashcard stack per topic, where flashcards are grouped and stored.</w:t>
      </w:r>
    </w:p>
    <w:p w14:paraId="4AA1195B" w14:textId="26357257" w:rsidR="00BA7A73" w:rsidRDefault="00BA7A73" w:rsidP="00BA7A73">
      <w:pPr>
        <w:ind w:left="720"/>
      </w:pPr>
      <w:r w:rsidRPr="00BA7A73">
        <w:rPr>
          <w:b/>
          <w:bCs/>
        </w:rPr>
        <w:t>FR6: Randomised Flashcard Review</w:t>
      </w:r>
      <w:r>
        <w:br/>
        <w:t>The system shall present flashcards in a random order during review sessions.</w:t>
      </w:r>
    </w:p>
    <w:p w14:paraId="138C3AAF" w14:textId="508A9F3B" w:rsidR="00BA7A73" w:rsidRDefault="00BA7A73" w:rsidP="00BA7A73">
      <w:pPr>
        <w:ind w:left="720"/>
      </w:pPr>
      <w:r w:rsidRPr="00BA7A73">
        <w:rPr>
          <w:b/>
          <w:bCs/>
        </w:rPr>
        <w:t>FR7: Study Material Upload</w:t>
      </w:r>
      <w:r>
        <w:br/>
        <w:t>The system shall allow the user to upload study material in .txt format only, which will be stored locally.</w:t>
      </w:r>
    </w:p>
    <w:p w14:paraId="65EA8048" w14:textId="4F4E4B79" w:rsidR="00BA7A73" w:rsidRDefault="00BA7A73" w:rsidP="00BA7A73">
      <w:pPr>
        <w:ind w:left="720"/>
      </w:pPr>
      <w:r w:rsidRPr="00BA7A73">
        <w:rPr>
          <w:b/>
          <w:bCs/>
        </w:rPr>
        <w:t>FR8: Local RAG Retrieval</w:t>
      </w:r>
      <w:r>
        <w:br/>
        <w:t>The system shall implement a local Retrieval-Augmented Generation (RAG) mechanism that retrieves definitions from uploaded study material.</w:t>
      </w:r>
    </w:p>
    <w:p w14:paraId="1B0F9A02" w14:textId="46A400CF" w:rsidR="00BA7A73" w:rsidRDefault="00BA7A73" w:rsidP="00BA7A73">
      <w:pPr>
        <w:ind w:left="720"/>
      </w:pPr>
      <w:r w:rsidRPr="00BA7A73">
        <w:rPr>
          <w:b/>
          <w:bCs/>
        </w:rPr>
        <w:t>FR9: Quiz Generation</w:t>
      </w:r>
      <w:r>
        <w:br/>
        <w:t>The system shall generate quizzes consisting of 15 questions based on a selected subject.</w:t>
      </w:r>
    </w:p>
    <w:p w14:paraId="0A1DDFC5" w14:textId="5F21FA4C" w:rsidR="00BA7A73" w:rsidRDefault="00BA7A73" w:rsidP="00BA7A73">
      <w:pPr>
        <w:ind w:left="720"/>
      </w:pPr>
      <w:r w:rsidRPr="00BA7A73">
        <w:rPr>
          <w:b/>
          <w:bCs/>
        </w:rPr>
        <w:t>FR10: Question Types</w:t>
      </w:r>
      <w:r>
        <w:br/>
        <w:t>The system shall generate quiz questions in multiple-choice and true/false formats.</w:t>
      </w:r>
    </w:p>
    <w:p w14:paraId="1C939373" w14:textId="040F21B3" w:rsidR="00BA7A73" w:rsidRDefault="00BA7A73" w:rsidP="00BA7A73">
      <w:pPr>
        <w:ind w:left="720"/>
      </w:pPr>
      <w:r w:rsidRPr="00BA7A73">
        <w:rPr>
          <w:b/>
          <w:bCs/>
        </w:rPr>
        <w:t>FR11: Quiz Grading</w:t>
      </w:r>
      <w:r w:rsidRPr="00BA7A73">
        <w:rPr>
          <w:b/>
          <w:bCs/>
        </w:rPr>
        <w:br/>
      </w:r>
      <w:r>
        <w:t>The system shall calculate and display a percentage score for each completed quiz.</w:t>
      </w:r>
    </w:p>
    <w:p w14:paraId="775FC713" w14:textId="1938D2F8" w:rsidR="00BA7A73" w:rsidRDefault="00BA7A73" w:rsidP="00BA7A73">
      <w:pPr>
        <w:ind w:left="720"/>
      </w:pPr>
      <w:r w:rsidRPr="00BA7A73">
        <w:rPr>
          <w:b/>
          <w:bCs/>
        </w:rPr>
        <w:t>FR12: Revision Feedback</w:t>
      </w:r>
      <w:r w:rsidRPr="00BA7A73">
        <w:rPr>
          <w:b/>
          <w:bCs/>
        </w:rPr>
        <w:br/>
      </w:r>
      <w:r>
        <w:t>The system shall identify incorrect answers and provide feedback to support learning.</w:t>
      </w:r>
    </w:p>
    <w:p w14:paraId="322FBCAE" w14:textId="1C26E347" w:rsidR="00BA7A73" w:rsidRDefault="00BA7A73" w:rsidP="00BA7A73">
      <w:pPr>
        <w:ind w:left="720"/>
      </w:pPr>
      <w:r w:rsidRPr="00BA7A73">
        <w:rPr>
          <w:b/>
          <w:bCs/>
        </w:rPr>
        <w:t>FR13: Spaced Repetition Logic</w:t>
      </w:r>
      <w:r w:rsidRPr="00BA7A73">
        <w:rPr>
          <w:b/>
          <w:bCs/>
        </w:rPr>
        <w:br/>
      </w:r>
      <w:r>
        <w:t>The system shall prioritise weaker topics automatically based on incorrect quiz responses.</w:t>
      </w:r>
    </w:p>
    <w:p w14:paraId="25408095" w14:textId="55518B1F" w:rsidR="00BA7A73" w:rsidRDefault="00BA7A73" w:rsidP="00BA7A73">
      <w:pPr>
        <w:ind w:left="720"/>
      </w:pPr>
      <w:r w:rsidRPr="00BA7A73">
        <w:rPr>
          <w:b/>
          <w:bCs/>
        </w:rPr>
        <w:t>FR14: Data Persistence</w:t>
      </w:r>
      <w:r>
        <w:br/>
        <w:t>The system shall store all flashcards, study material, and quiz results locally and ensure data persists between sessions.</w:t>
      </w:r>
    </w:p>
    <w:p w14:paraId="4A417895" w14:textId="2A279B4F" w:rsidR="00F5798A" w:rsidRPr="00F5798A" w:rsidRDefault="00BA7A73" w:rsidP="00BA7A73">
      <w:pPr>
        <w:ind w:left="720"/>
      </w:pPr>
      <w:r w:rsidRPr="00BA7A73">
        <w:rPr>
          <w:b/>
          <w:bCs/>
        </w:rPr>
        <w:lastRenderedPageBreak/>
        <w:t>FR15: Testing of Core Features</w:t>
      </w:r>
      <w:r>
        <w:br/>
        <w:t>The system shall include tests to validate:</w:t>
      </w:r>
      <w:r>
        <w:br/>
        <w:t>Quiz generation logic</w:t>
      </w:r>
      <w:r>
        <w:br/>
        <w:t>Quiz grading accuracy</w:t>
      </w:r>
      <w:r>
        <w:br/>
        <w:t>RAG retrieval functionality</w:t>
      </w:r>
    </w:p>
    <w:p w14:paraId="7FFE103D" w14:textId="1C47F702" w:rsidR="0024127D" w:rsidRDefault="00132681" w:rsidP="00E2054B">
      <w:pPr>
        <w:pStyle w:val="Heading3"/>
        <w:numPr>
          <w:ilvl w:val="1"/>
          <w:numId w:val="5"/>
        </w:numPr>
      </w:pPr>
      <w:bookmarkStart w:id="10" w:name="_Toc227745044"/>
      <w:r>
        <w:t>Non-Functional Requirements</w:t>
      </w:r>
      <w:bookmarkEnd w:id="10"/>
    </w:p>
    <w:p w14:paraId="3B12B9CB" w14:textId="7EFF4A1B" w:rsidR="001D181B" w:rsidRDefault="001D181B" w:rsidP="001D181B">
      <w:pPr>
        <w:ind w:left="720"/>
      </w:pPr>
      <w:r w:rsidRPr="00B81A20">
        <w:rPr>
          <w:b/>
          <w:bCs/>
        </w:rPr>
        <w:t>NFR1: Performance</w:t>
      </w:r>
      <w:r>
        <w:br/>
        <w:t>The system should generate quizzes and retrieve relevant definitions within a reasonable time under normal local usage conditions.</w:t>
      </w:r>
    </w:p>
    <w:p w14:paraId="1DC6E7AE" w14:textId="5B728CD7" w:rsidR="001D181B" w:rsidRDefault="001D181B" w:rsidP="001D181B">
      <w:pPr>
        <w:ind w:left="720"/>
      </w:pPr>
      <w:r w:rsidRPr="00B81A20">
        <w:rPr>
          <w:b/>
          <w:bCs/>
        </w:rPr>
        <w:t>NFR2: Usability</w:t>
      </w:r>
      <w:r>
        <w:br/>
        <w:t>The system shall provide a clear, simple, and minimal user interface to support ease of navigation and learning.</w:t>
      </w:r>
    </w:p>
    <w:p w14:paraId="4F0C3F71" w14:textId="74C1B991" w:rsidR="001D181B" w:rsidRDefault="001D181B" w:rsidP="001D181B">
      <w:pPr>
        <w:ind w:left="720"/>
      </w:pPr>
      <w:r w:rsidRPr="00B81A20">
        <w:rPr>
          <w:b/>
          <w:bCs/>
        </w:rPr>
        <w:t>NFR3: Reliability</w:t>
      </w:r>
      <w:r w:rsidRPr="00B81A20">
        <w:rPr>
          <w:b/>
          <w:bCs/>
        </w:rPr>
        <w:br/>
      </w:r>
      <w:r>
        <w:t>The system shall reliably store and retrieve local data without loss between application sessions.</w:t>
      </w:r>
    </w:p>
    <w:p w14:paraId="687901AB" w14:textId="763C6CF4" w:rsidR="001D181B" w:rsidRDefault="001D181B" w:rsidP="001D181B">
      <w:pPr>
        <w:ind w:left="720"/>
      </w:pPr>
      <w:r w:rsidRPr="00B81A20">
        <w:rPr>
          <w:b/>
          <w:bCs/>
        </w:rPr>
        <w:t>NFR4: Security</w:t>
      </w:r>
      <w:r>
        <w:br/>
        <w:t>The system shall ensure:</w:t>
      </w:r>
      <w:r>
        <w:br/>
        <w:t>No personal user data is stored</w:t>
      </w:r>
      <w:r>
        <w:br/>
        <w:t>Local data files are not exposed or pushed to version control systems</w:t>
      </w:r>
    </w:p>
    <w:p w14:paraId="1F322F36" w14:textId="00D4154A" w:rsidR="001D181B" w:rsidRDefault="001D181B" w:rsidP="001D181B">
      <w:pPr>
        <w:ind w:left="720"/>
      </w:pPr>
      <w:r w:rsidRPr="00B81A20">
        <w:rPr>
          <w:b/>
          <w:bCs/>
        </w:rPr>
        <w:t>NFR5: Maintainability</w:t>
      </w:r>
      <w:r>
        <w:br/>
        <w:t>The system should be modular, with clear separation between:</w:t>
      </w:r>
      <w:r>
        <w:br/>
        <w:t>Flashcard management</w:t>
      </w:r>
      <w:r>
        <w:br/>
        <w:t>Quiz logic</w:t>
      </w:r>
      <w:r>
        <w:br/>
        <w:t>RAG retrieval</w:t>
      </w:r>
    </w:p>
    <w:p w14:paraId="25EAF899" w14:textId="7195D4D9" w:rsidR="001D181B" w:rsidRDefault="001D181B" w:rsidP="001D181B">
      <w:pPr>
        <w:ind w:left="720"/>
      </w:pPr>
      <w:r w:rsidRPr="00B81A20">
        <w:rPr>
          <w:b/>
          <w:bCs/>
        </w:rPr>
        <w:t>NFR6: Compatibility</w:t>
      </w:r>
      <w:r>
        <w:br/>
        <w:t>The system shall operate in modern web browsers such as those developed by Google (Chrome) and Mozilla (Firefox).</w:t>
      </w:r>
    </w:p>
    <w:p w14:paraId="08C2F762" w14:textId="4D92E931" w:rsidR="001D181B" w:rsidRDefault="001D181B" w:rsidP="001D181B">
      <w:pPr>
        <w:ind w:left="720"/>
      </w:pPr>
      <w:r w:rsidRPr="00B81A20">
        <w:rPr>
          <w:b/>
          <w:bCs/>
        </w:rPr>
        <w:t>NFR7: Portability</w:t>
      </w:r>
      <w:r w:rsidRPr="00B81A20">
        <w:rPr>
          <w:b/>
          <w:bCs/>
        </w:rPr>
        <w:br/>
      </w:r>
      <w:r>
        <w:t>The system shall be easily cloned from GitHub and executed locally with all dependencies specified.</w:t>
      </w:r>
    </w:p>
    <w:p w14:paraId="5400DC51" w14:textId="5D6C22E8" w:rsidR="001D181B" w:rsidRDefault="001D181B" w:rsidP="001D181B">
      <w:pPr>
        <w:ind w:left="720"/>
      </w:pPr>
      <w:r w:rsidRPr="00B81A20">
        <w:rPr>
          <w:b/>
          <w:bCs/>
        </w:rPr>
        <w:t>NFR8: Scalability (Limited Scope)</w:t>
      </w:r>
      <w:r>
        <w:br/>
        <w:t>The system shall support up to:</w:t>
      </w:r>
      <w:r>
        <w:br/>
        <w:t>3 subjects</w:t>
      </w:r>
      <w:r>
        <w:br/>
        <w:t>3 topics per subject</w:t>
      </w:r>
      <w:r>
        <w:br/>
        <w:t>without significant degradation in performance.</w:t>
      </w:r>
    </w:p>
    <w:p w14:paraId="66E823CF" w14:textId="3063083A" w:rsidR="001D181B" w:rsidRDefault="001D181B" w:rsidP="001D181B">
      <w:pPr>
        <w:ind w:left="720"/>
      </w:pPr>
      <w:r w:rsidRPr="00B81A20">
        <w:rPr>
          <w:b/>
          <w:bCs/>
        </w:rPr>
        <w:lastRenderedPageBreak/>
        <w:t>NFR9: Offline Capability</w:t>
      </w:r>
      <w:r>
        <w:br/>
        <w:t>The system shall function without requiring an internet connection after initial setup.</w:t>
      </w:r>
    </w:p>
    <w:p w14:paraId="1606A23C" w14:textId="66F50A2F" w:rsidR="00BA7A73" w:rsidRPr="00BA7A73" w:rsidRDefault="001D181B" w:rsidP="001D181B">
      <w:pPr>
        <w:ind w:left="720"/>
      </w:pPr>
      <w:r w:rsidRPr="00B81A20">
        <w:rPr>
          <w:b/>
          <w:bCs/>
        </w:rPr>
        <w:t>NFR10: Testing Quality</w:t>
      </w:r>
      <w:r>
        <w:br/>
        <w:t>The system should include sufficient test coverage to validate core logic, particularly quiz generation and RAG retrieval.</w:t>
      </w:r>
    </w:p>
    <w:p w14:paraId="7BEBA896" w14:textId="5402DD28" w:rsidR="0024127D" w:rsidRDefault="0024127D" w:rsidP="004136B1">
      <w:pPr>
        <w:pStyle w:val="Heading2"/>
        <w:numPr>
          <w:ilvl w:val="0"/>
          <w:numId w:val="5"/>
        </w:numPr>
      </w:pPr>
      <w:bookmarkStart w:id="11" w:name="_Toc227745045"/>
      <w:r>
        <w:t>High-Level Design</w:t>
      </w:r>
      <w:bookmarkEnd w:id="11"/>
    </w:p>
    <w:p w14:paraId="03702F1F" w14:textId="4F03188C" w:rsidR="00782D8B" w:rsidRDefault="0024127D" w:rsidP="00782D8B">
      <w:pPr>
        <w:pStyle w:val="Heading3"/>
        <w:numPr>
          <w:ilvl w:val="1"/>
          <w:numId w:val="5"/>
        </w:numPr>
      </w:pPr>
      <w:bookmarkStart w:id="12" w:name="_Toc227745046"/>
      <w:r>
        <w:t>Architectural Descri</w:t>
      </w:r>
      <w:r w:rsidR="00376D19">
        <w:t>ption</w:t>
      </w:r>
      <w:bookmarkEnd w:id="12"/>
    </w:p>
    <w:p w14:paraId="24A1BD86" w14:textId="56136BB6" w:rsidR="004F4AF3" w:rsidRPr="004F4AF3" w:rsidRDefault="004F4AF3" w:rsidP="00E90C54">
      <w:pPr>
        <w:ind w:left="720"/>
      </w:pPr>
      <w:r>
        <w:t>The Study Helper Web Application will use a locally hosted client-server architecture. The system will consist of a browser-based frontend, a Python backend, core application logic, and local data storage. The application is designed for a single student user and will run on the user’s local machine rather than being deployed to a cloud server.</w:t>
      </w:r>
      <w:r w:rsidR="00E90C54">
        <w:br/>
      </w:r>
      <w:r w:rsidR="00E90C54">
        <w:br/>
      </w:r>
      <w:r>
        <w:t>The frontend will provide the user interface for managing flashcards, organising subjects and topics, uploading .txt study files, completing quizzes, and viewing quiz results. User actions from the frontend will be sent to the Python backend, which will act as the main controller for the system.</w:t>
      </w:r>
      <w:r w:rsidR="00E90C54">
        <w:br/>
      </w:r>
      <w:r w:rsidR="00E90C54">
        <w:br/>
      </w:r>
      <w:r>
        <w:t>The backend will process requests from the frontend and coordinate the main system features. This includes flashcard CRUD operations, quiz generation, quiz grading, spaced repetition rules, and local RAG retrieval. The RAG component will retrieve relevant definitions from locally stored text files and use them to support quiz generation.</w:t>
      </w:r>
      <w:r w:rsidR="00E90C54">
        <w:br/>
      </w:r>
      <w:r w:rsidR="00E90C54">
        <w:br/>
      </w:r>
      <w:r>
        <w:t>All data will be stored locally on the user’s machine. This includes subjects, topics, flashcard stacks, uploaded study material, quiz results, and weak-topic tracking. Since the system is local-only, it will not require user authentication, cloud storage, or multi-user access.</w:t>
      </w:r>
      <w:r w:rsidR="00E90C54">
        <w:br/>
      </w:r>
      <w:r w:rsidR="00E90C54">
        <w:br/>
      </w:r>
      <w:r>
        <w:t>This architecture is suitable for the project because it supports the required functionality while keeping the system manageable within the project scope. Separating the frontend, backend, core logic, and storage also improves maintainability and allows key features such as quiz logic and RAG retrieval to be tested independently.</w:t>
      </w:r>
    </w:p>
    <w:p w14:paraId="3AEBDECD" w14:textId="14E754C5" w:rsidR="00376D19" w:rsidRDefault="00376D19" w:rsidP="00784DE1">
      <w:pPr>
        <w:pStyle w:val="Heading3"/>
        <w:numPr>
          <w:ilvl w:val="1"/>
          <w:numId w:val="5"/>
        </w:numPr>
      </w:pPr>
      <w:bookmarkStart w:id="13" w:name="_Toc227745047"/>
      <w:r>
        <w:t>Component Breakdown</w:t>
      </w:r>
      <w:bookmarkEnd w:id="13"/>
    </w:p>
    <w:p w14:paraId="53DEA962" w14:textId="369FACBB" w:rsidR="00376D19" w:rsidRDefault="00E1287A" w:rsidP="00CD3B01">
      <w:pPr>
        <w:pStyle w:val="Subtitle"/>
        <w:numPr>
          <w:ilvl w:val="0"/>
          <w:numId w:val="0"/>
        </w:numPr>
        <w:ind w:firstLine="720"/>
      </w:pPr>
      <w:r>
        <w:t>Data storage</w:t>
      </w:r>
    </w:p>
    <w:p w14:paraId="3286CCC3" w14:textId="7E676EA6" w:rsidR="008F7661" w:rsidRPr="008F7661" w:rsidRDefault="008F7661" w:rsidP="00415EBE">
      <w:pPr>
        <w:ind w:left="720"/>
        <w:rPr>
          <w:lang w:val="en-IE"/>
        </w:rPr>
      </w:pPr>
      <w:r w:rsidRPr="008F7661">
        <w:rPr>
          <w:lang w:val="en-IE"/>
        </w:rPr>
        <w:t xml:space="preserve">The data storage component is responsible for saving and retrieving all application data locally. Since the system is designed as a single-user local web </w:t>
      </w:r>
      <w:r w:rsidRPr="008F7661">
        <w:rPr>
          <w:lang w:val="en-IE"/>
        </w:rPr>
        <w:lastRenderedPageBreak/>
        <w:t>application, no cloud database or external storage service will be used.</w:t>
      </w:r>
      <w:r w:rsidR="00415EBE">
        <w:rPr>
          <w:lang w:val="en-IE"/>
        </w:rPr>
        <w:br/>
      </w:r>
      <w:r w:rsidR="00415EBE">
        <w:rPr>
          <w:lang w:val="en-IE"/>
        </w:rPr>
        <w:br/>
      </w:r>
      <w:r w:rsidRPr="008F7661">
        <w:rPr>
          <w:lang w:val="en-IE"/>
        </w:rPr>
        <w:t>The system will store:</w:t>
      </w:r>
    </w:p>
    <w:p w14:paraId="49A10EA0" w14:textId="77777777" w:rsidR="00B82905" w:rsidRDefault="008F7661" w:rsidP="00B82905">
      <w:pPr>
        <w:pStyle w:val="ListParagraph"/>
        <w:numPr>
          <w:ilvl w:val="0"/>
          <w:numId w:val="19"/>
        </w:numPr>
        <w:rPr>
          <w:lang w:val="en-IE"/>
        </w:rPr>
      </w:pPr>
      <w:r w:rsidRPr="00B82905">
        <w:rPr>
          <w:lang w:val="en-IE"/>
        </w:rPr>
        <w:t xml:space="preserve">Subjects </w:t>
      </w:r>
    </w:p>
    <w:p w14:paraId="0C254016" w14:textId="77777777" w:rsidR="00B82905" w:rsidRDefault="008F7661" w:rsidP="00B82905">
      <w:pPr>
        <w:pStyle w:val="ListParagraph"/>
        <w:numPr>
          <w:ilvl w:val="0"/>
          <w:numId w:val="19"/>
        </w:numPr>
        <w:rPr>
          <w:lang w:val="en-IE"/>
        </w:rPr>
      </w:pPr>
      <w:r w:rsidRPr="00B82905">
        <w:rPr>
          <w:lang w:val="en-IE"/>
        </w:rPr>
        <w:t xml:space="preserve">Topics </w:t>
      </w:r>
    </w:p>
    <w:p w14:paraId="75FCA774" w14:textId="77777777" w:rsidR="00B82905" w:rsidRDefault="008F7661" w:rsidP="00B82905">
      <w:pPr>
        <w:pStyle w:val="ListParagraph"/>
        <w:numPr>
          <w:ilvl w:val="0"/>
          <w:numId w:val="19"/>
        </w:numPr>
        <w:rPr>
          <w:lang w:val="en-IE"/>
        </w:rPr>
      </w:pPr>
      <w:r w:rsidRPr="00B82905">
        <w:rPr>
          <w:lang w:val="en-IE"/>
        </w:rPr>
        <w:t xml:space="preserve">Flashcard stacks </w:t>
      </w:r>
    </w:p>
    <w:p w14:paraId="518C5CA7" w14:textId="77777777" w:rsidR="00B82905" w:rsidRDefault="008F7661" w:rsidP="00B82905">
      <w:pPr>
        <w:pStyle w:val="ListParagraph"/>
        <w:numPr>
          <w:ilvl w:val="0"/>
          <w:numId w:val="19"/>
        </w:numPr>
        <w:rPr>
          <w:lang w:val="en-IE"/>
        </w:rPr>
      </w:pPr>
      <w:r w:rsidRPr="00B82905">
        <w:rPr>
          <w:lang w:val="en-IE"/>
        </w:rPr>
        <w:t xml:space="preserve">Flashcard questions and answers </w:t>
      </w:r>
    </w:p>
    <w:p w14:paraId="2628007F" w14:textId="77777777" w:rsidR="00B82905" w:rsidRDefault="008F7661" w:rsidP="00B82905">
      <w:pPr>
        <w:pStyle w:val="ListParagraph"/>
        <w:numPr>
          <w:ilvl w:val="0"/>
          <w:numId w:val="19"/>
        </w:numPr>
        <w:rPr>
          <w:lang w:val="en-IE"/>
        </w:rPr>
      </w:pPr>
      <w:r w:rsidRPr="00B82905">
        <w:rPr>
          <w:lang w:val="en-IE"/>
        </w:rPr>
        <w:t xml:space="preserve">Uploaded .txt study files </w:t>
      </w:r>
    </w:p>
    <w:p w14:paraId="67AEACD6" w14:textId="77777777" w:rsidR="00B82905" w:rsidRDefault="008F7661" w:rsidP="00B82905">
      <w:pPr>
        <w:pStyle w:val="ListParagraph"/>
        <w:numPr>
          <w:ilvl w:val="0"/>
          <w:numId w:val="19"/>
        </w:numPr>
        <w:rPr>
          <w:lang w:val="en-IE"/>
        </w:rPr>
      </w:pPr>
      <w:r w:rsidRPr="00B82905">
        <w:rPr>
          <w:lang w:val="en-IE"/>
        </w:rPr>
        <w:t xml:space="preserve">Quiz results </w:t>
      </w:r>
    </w:p>
    <w:p w14:paraId="6B8B80D0" w14:textId="2A67B59A" w:rsidR="008F7661" w:rsidRPr="00B82905" w:rsidRDefault="008F7661" w:rsidP="00B82905">
      <w:pPr>
        <w:pStyle w:val="ListParagraph"/>
        <w:numPr>
          <w:ilvl w:val="0"/>
          <w:numId w:val="19"/>
        </w:numPr>
        <w:rPr>
          <w:lang w:val="en-IE"/>
        </w:rPr>
      </w:pPr>
      <w:r w:rsidRPr="00B82905">
        <w:rPr>
          <w:lang w:val="en-IE"/>
        </w:rPr>
        <w:t xml:space="preserve">Weak-topic records used for spaced repetition </w:t>
      </w:r>
    </w:p>
    <w:p w14:paraId="2218DC62" w14:textId="1FD42384" w:rsidR="0018070F" w:rsidRPr="00F24C5B" w:rsidRDefault="008F7661" w:rsidP="00F24C5B">
      <w:pPr>
        <w:ind w:left="720"/>
        <w:rPr>
          <w:lang w:val="en-IE"/>
        </w:rPr>
      </w:pPr>
      <w:r w:rsidRPr="008F7661">
        <w:rPr>
          <w:lang w:val="en-IE"/>
        </w:rPr>
        <w:t>All stored data should persist after the application is closed. Local runtime files, uploaded study material, and generated data should be excluded from GitHub using a .</w:t>
      </w:r>
      <w:proofErr w:type="spellStart"/>
      <w:r w:rsidRPr="008F7661">
        <w:rPr>
          <w:lang w:val="en-IE"/>
        </w:rPr>
        <w:t>gitignore</w:t>
      </w:r>
      <w:proofErr w:type="spellEnd"/>
      <w:r w:rsidRPr="008F7661">
        <w:rPr>
          <w:lang w:val="en-IE"/>
        </w:rPr>
        <w:t xml:space="preserve"> file.</w:t>
      </w:r>
    </w:p>
    <w:p w14:paraId="3128848C" w14:textId="5D536002" w:rsidR="00E1287A" w:rsidRDefault="00E1287A" w:rsidP="00CD3B01">
      <w:pPr>
        <w:pStyle w:val="Subtitle"/>
        <w:numPr>
          <w:ilvl w:val="0"/>
          <w:numId w:val="0"/>
        </w:numPr>
        <w:ind w:firstLine="720"/>
      </w:pPr>
      <w:r>
        <w:t>The Core Logic</w:t>
      </w:r>
    </w:p>
    <w:p w14:paraId="589A5819" w14:textId="74609167" w:rsidR="00F24C5B" w:rsidRPr="00F24C5B" w:rsidRDefault="00F24C5B" w:rsidP="00F24C5B">
      <w:pPr>
        <w:ind w:left="720"/>
        <w:rPr>
          <w:lang w:val="en-IE"/>
        </w:rPr>
      </w:pPr>
      <w:r w:rsidRPr="00F24C5B">
        <w:rPr>
          <w:lang w:val="en-IE"/>
        </w:rPr>
        <w:t>The core logic component contains the main rules and processing behaviour of the application. This component controls how flashcards, quizzes, grading, RAG retrieval, and revision priority work.</w:t>
      </w:r>
      <w:r>
        <w:rPr>
          <w:lang w:val="en-IE"/>
        </w:rPr>
        <w:br/>
      </w:r>
      <w:r>
        <w:rPr>
          <w:lang w:val="en-IE"/>
        </w:rPr>
        <w:br/>
      </w:r>
      <w:r w:rsidRPr="00F24C5B">
        <w:rPr>
          <w:lang w:val="en-IE"/>
        </w:rPr>
        <w:t>The core logic will include:</w:t>
      </w:r>
    </w:p>
    <w:p w14:paraId="3432A561" w14:textId="77777777" w:rsidR="00F24C5B" w:rsidRPr="006E394C" w:rsidRDefault="00F24C5B" w:rsidP="006E394C">
      <w:pPr>
        <w:pStyle w:val="ListParagraph"/>
        <w:numPr>
          <w:ilvl w:val="0"/>
          <w:numId w:val="21"/>
        </w:numPr>
        <w:rPr>
          <w:lang w:val="en-IE"/>
        </w:rPr>
      </w:pPr>
      <w:r w:rsidRPr="006E394C">
        <w:rPr>
          <w:lang w:val="en-IE"/>
        </w:rPr>
        <w:t xml:space="preserve">Creating, reading, updating, and deleting flashcards </w:t>
      </w:r>
    </w:p>
    <w:p w14:paraId="15FF3C1A" w14:textId="77777777" w:rsidR="00F24C5B" w:rsidRPr="006E394C" w:rsidRDefault="00F24C5B" w:rsidP="006E394C">
      <w:pPr>
        <w:pStyle w:val="ListParagraph"/>
        <w:numPr>
          <w:ilvl w:val="0"/>
          <w:numId w:val="21"/>
        </w:numPr>
        <w:rPr>
          <w:lang w:val="en-IE"/>
        </w:rPr>
      </w:pPr>
      <w:r w:rsidRPr="006E394C">
        <w:rPr>
          <w:lang w:val="en-IE"/>
        </w:rPr>
        <w:t xml:space="preserve">Organising flashcards by subject and topic </w:t>
      </w:r>
    </w:p>
    <w:p w14:paraId="7BB17E52" w14:textId="77777777" w:rsidR="00F24C5B" w:rsidRPr="006E394C" w:rsidRDefault="00F24C5B" w:rsidP="006E394C">
      <w:pPr>
        <w:pStyle w:val="ListParagraph"/>
        <w:numPr>
          <w:ilvl w:val="0"/>
          <w:numId w:val="21"/>
        </w:numPr>
        <w:rPr>
          <w:lang w:val="en-IE"/>
        </w:rPr>
      </w:pPr>
      <w:r w:rsidRPr="006E394C">
        <w:rPr>
          <w:lang w:val="en-IE"/>
        </w:rPr>
        <w:t xml:space="preserve">Randomising flashcard stacks during review mode </w:t>
      </w:r>
    </w:p>
    <w:p w14:paraId="6347F790" w14:textId="77777777" w:rsidR="00F24C5B" w:rsidRPr="006E394C" w:rsidRDefault="00F24C5B" w:rsidP="006E394C">
      <w:pPr>
        <w:pStyle w:val="ListParagraph"/>
        <w:numPr>
          <w:ilvl w:val="0"/>
          <w:numId w:val="21"/>
        </w:numPr>
        <w:rPr>
          <w:lang w:val="en-IE"/>
        </w:rPr>
      </w:pPr>
      <w:r w:rsidRPr="006E394C">
        <w:rPr>
          <w:lang w:val="en-IE"/>
        </w:rPr>
        <w:t xml:space="preserve">Retrieving definitions from uploaded .txt files </w:t>
      </w:r>
    </w:p>
    <w:p w14:paraId="5AF13F2E" w14:textId="77777777" w:rsidR="00F24C5B" w:rsidRPr="006E394C" w:rsidRDefault="00F24C5B" w:rsidP="006E394C">
      <w:pPr>
        <w:pStyle w:val="ListParagraph"/>
        <w:numPr>
          <w:ilvl w:val="0"/>
          <w:numId w:val="21"/>
        </w:numPr>
        <w:rPr>
          <w:lang w:val="en-IE"/>
        </w:rPr>
      </w:pPr>
      <w:r w:rsidRPr="006E394C">
        <w:rPr>
          <w:lang w:val="en-IE"/>
        </w:rPr>
        <w:t xml:space="preserve">Generating 15-question quizzes </w:t>
      </w:r>
    </w:p>
    <w:p w14:paraId="7411A8D1" w14:textId="77777777" w:rsidR="00F24C5B" w:rsidRPr="006E394C" w:rsidRDefault="00F24C5B" w:rsidP="006E394C">
      <w:pPr>
        <w:pStyle w:val="ListParagraph"/>
        <w:numPr>
          <w:ilvl w:val="0"/>
          <w:numId w:val="21"/>
        </w:numPr>
        <w:rPr>
          <w:lang w:val="en-IE"/>
        </w:rPr>
      </w:pPr>
      <w:r w:rsidRPr="006E394C">
        <w:rPr>
          <w:lang w:val="en-IE"/>
        </w:rPr>
        <w:t xml:space="preserve">Supporting multiple-choice and true/false questions </w:t>
      </w:r>
    </w:p>
    <w:p w14:paraId="64864359" w14:textId="77777777" w:rsidR="00F24C5B" w:rsidRPr="006E394C" w:rsidRDefault="00F24C5B" w:rsidP="006E394C">
      <w:pPr>
        <w:pStyle w:val="ListParagraph"/>
        <w:numPr>
          <w:ilvl w:val="0"/>
          <w:numId w:val="21"/>
        </w:numPr>
        <w:rPr>
          <w:lang w:val="en-IE"/>
        </w:rPr>
      </w:pPr>
      <w:r w:rsidRPr="006E394C">
        <w:rPr>
          <w:lang w:val="en-IE"/>
        </w:rPr>
        <w:t xml:space="preserve">Calculating quiz grades as percentages </w:t>
      </w:r>
    </w:p>
    <w:p w14:paraId="0DD29D0E" w14:textId="77777777" w:rsidR="00F24C5B" w:rsidRPr="006E394C" w:rsidRDefault="00F24C5B" w:rsidP="006E394C">
      <w:pPr>
        <w:pStyle w:val="ListParagraph"/>
        <w:numPr>
          <w:ilvl w:val="0"/>
          <w:numId w:val="21"/>
        </w:numPr>
        <w:rPr>
          <w:lang w:val="en-IE"/>
        </w:rPr>
      </w:pPr>
      <w:r w:rsidRPr="006E394C">
        <w:rPr>
          <w:lang w:val="en-IE"/>
        </w:rPr>
        <w:t xml:space="preserve">Identifying incorrect answers </w:t>
      </w:r>
    </w:p>
    <w:p w14:paraId="63DFCEE4" w14:textId="77777777" w:rsidR="00F24C5B" w:rsidRPr="006E394C" w:rsidRDefault="00F24C5B" w:rsidP="006E394C">
      <w:pPr>
        <w:pStyle w:val="ListParagraph"/>
        <w:numPr>
          <w:ilvl w:val="0"/>
          <w:numId w:val="21"/>
        </w:numPr>
        <w:rPr>
          <w:lang w:val="en-IE"/>
        </w:rPr>
      </w:pPr>
      <w:r w:rsidRPr="006E394C">
        <w:rPr>
          <w:lang w:val="en-IE"/>
        </w:rPr>
        <w:t xml:space="preserve">Updating weaker topics based on quiz mistakes </w:t>
      </w:r>
    </w:p>
    <w:p w14:paraId="015BAE96" w14:textId="6C019378" w:rsidR="00F24C5B" w:rsidRPr="00E95774" w:rsidRDefault="00F24C5B" w:rsidP="00E95774">
      <w:pPr>
        <w:ind w:left="720"/>
        <w:rPr>
          <w:lang w:val="en-IE"/>
        </w:rPr>
      </w:pPr>
      <w:r w:rsidRPr="00F24C5B">
        <w:rPr>
          <w:lang w:val="en-IE"/>
        </w:rPr>
        <w:t>This component is important because it contains the main educational functionality of the system.</w:t>
      </w:r>
    </w:p>
    <w:p w14:paraId="59C958FB" w14:textId="54BF89F5" w:rsidR="00E1287A" w:rsidRDefault="00E1287A" w:rsidP="00784DE1">
      <w:pPr>
        <w:pStyle w:val="Subtitle"/>
        <w:numPr>
          <w:ilvl w:val="0"/>
          <w:numId w:val="0"/>
        </w:numPr>
        <w:ind w:left="360" w:firstLine="360"/>
      </w:pPr>
      <w:r>
        <w:t>Task Management</w:t>
      </w:r>
    </w:p>
    <w:p w14:paraId="27823766" w14:textId="53FE72F2" w:rsidR="00247BBE" w:rsidRPr="00247BBE" w:rsidRDefault="00247BBE" w:rsidP="00247BBE">
      <w:pPr>
        <w:ind w:left="720"/>
        <w:rPr>
          <w:lang w:val="en-IE"/>
        </w:rPr>
      </w:pPr>
      <w:r w:rsidRPr="00247BBE">
        <w:rPr>
          <w:lang w:val="en-IE"/>
        </w:rPr>
        <w:t>The task management component manages the sequence of user-triggered actions within the system. It ensures that each user action is handled in the correct order and passed to the correct part of the backend.</w:t>
      </w:r>
      <w:r>
        <w:rPr>
          <w:lang w:val="en-IE"/>
        </w:rPr>
        <w:br/>
      </w:r>
      <w:r>
        <w:rPr>
          <w:lang w:val="en-IE"/>
        </w:rPr>
        <w:br/>
      </w:r>
      <w:r w:rsidRPr="00247BBE">
        <w:rPr>
          <w:lang w:val="en-IE"/>
        </w:rPr>
        <w:t>Examples of managed tasks include:</w:t>
      </w:r>
    </w:p>
    <w:p w14:paraId="49941C65" w14:textId="77777777" w:rsidR="00247BBE" w:rsidRPr="00105AE9" w:rsidRDefault="00247BBE" w:rsidP="00105AE9">
      <w:pPr>
        <w:pStyle w:val="ListParagraph"/>
        <w:numPr>
          <w:ilvl w:val="0"/>
          <w:numId w:val="23"/>
        </w:numPr>
        <w:rPr>
          <w:lang w:val="en-IE"/>
        </w:rPr>
      </w:pPr>
      <w:r w:rsidRPr="00105AE9">
        <w:rPr>
          <w:lang w:val="en-IE"/>
        </w:rPr>
        <w:lastRenderedPageBreak/>
        <w:t xml:space="preserve">Creating a new subject or topic </w:t>
      </w:r>
    </w:p>
    <w:p w14:paraId="52122E73" w14:textId="77777777" w:rsidR="00247BBE" w:rsidRPr="00105AE9" w:rsidRDefault="00247BBE" w:rsidP="00105AE9">
      <w:pPr>
        <w:pStyle w:val="ListParagraph"/>
        <w:numPr>
          <w:ilvl w:val="0"/>
          <w:numId w:val="23"/>
        </w:numPr>
        <w:rPr>
          <w:lang w:val="en-IE"/>
        </w:rPr>
      </w:pPr>
      <w:r w:rsidRPr="00105AE9">
        <w:rPr>
          <w:lang w:val="en-IE"/>
        </w:rPr>
        <w:t xml:space="preserve">Adding or editing a flashcard </w:t>
      </w:r>
    </w:p>
    <w:p w14:paraId="1E8CD0DD" w14:textId="77777777" w:rsidR="00247BBE" w:rsidRPr="00105AE9" w:rsidRDefault="00247BBE" w:rsidP="00105AE9">
      <w:pPr>
        <w:pStyle w:val="ListParagraph"/>
        <w:numPr>
          <w:ilvl w:val="0"/>
          <w:numId w:val="23"/>
        </w:numPr>
        <w:rPr>
          <w:lang w:val="en-IE"/>
        </w:rPr>
      </w:pPr>
      <w:r w:rsidRPr="00105AE9">
        <w:rPr>
          <w:lang w:val="en-IE"/>
        </w:rPr>
        <w:t xml:space="preserve">Uploading a .txt study file </w:t>
      </w:r>
    </w:p>
    <w:p w14:paraId="1B357505" w14:textId="77777777" w:rsidR="00247BBE" w:rsidRPr="00105AE9" w:rsidRDefault="00247BBE" w:rsidP="00105AE9">
      <w:pPr>
        <w:pStyle w:val="ListParagraph"/>
        <w:numPr>
          <w:ilvl w:val="0"/>
          <w:numId w:val="23"/>
        </w:numPr>
        <w:rPr>
          <w:lang w:val="en-IE"/>
        </w:rPr>
      </w:pPr>
      <w:r w:rsidRPr="00105AE9">
        <w:rPr>
          <w:lang w:val="en-IE"/>
        </w:rPr>
        <w:t xml:space="preserve">Starting a flashcard review session </w:t>
      </w:r>
    </w:p>
    <w:p w14:paraId="6CD70646" w14:textId="77777777" w:rsidR="00247BBE" w:rsidRPr="00105AE9" w:rsidRDefault="00247BBE" w:rsidP="00105AE9">
      <w:pPr>
        <w:pStyle w:val="ListParagraph"/>
        <w:numPr>
          <w:ilvl w:val="0"/>
          <w:numId w:val="23"/>
        </w:numPr>
        <w:rPr>
          <w:lang w:val="en-IE"/>
        </w:rPr>
      </w:pPr>
      <w:r w:rsidRPr="00105AE9">
        <w:rPr>
          <w:lang w:val="en-IE"/>
        </w:rPr>
        <w:t xml:space="preserve">Generating a quiz from a selected subject </w:t>
      </w:r>
    </w:p>
    <w:p w14:paraId="101893E2" w14:textId="77777777" w:rsidR="00247BBE" w:rsidRPr="00105AE9" w:rsidRDefault="00247BBE" w:rsidP="00105AE9">
      <w:pPr>
        <w:pStyle w:val="ListParagraph"/>
        <w:numPr>
          <w:ilvl w:val="0"/>
          <w:numId w:val="23"/>
        </w:numPr>
        <w:rPr>
          <w:lang w:val="en-IE"/>
        </w:rPr>
      </w:pPr>
      <w:r w:rsidRPr="00105AE9">
        <w:rPr>
          <w:lang w:val="en-IE"/>
        </w:rPr>
        <w:t xml:space="preserve">Submitting quiz answers </w:t>
      </w:r>
    </w:p>
    <w:p w14:paraId="19EE00AC" w14:textId="77777777" w:rsidR="00247BBE" w:rsidRPr="00105AE9" w:rsidRDefault="00247BBE" w:rsidP="00105AE9">
      <w:pPr>
        <w:pStyle w:val="ListParagraph"/>
        <w:numPr>
          <w:ilvl w:val="0"/>
          <w:numId w:val="23"/>
        </w:numPr>
        <w:rPr>
          <w:lang w:val="en-IE"/>
        </w:rPr>
      </w:pPr>
      <w:r w:rsidRPr="00105AE9">
        <w:rPr>
          <w:lang w:val="en-IE"/>
        </w:rPr>
        <w:t xml:space="preserve">Saving quiz results </w:t>
      </w:r>
    </w:p>
    <w:p w14:paraId="5A9C8978" w14:textId="77777777" w:rsidR="00247BBE" w:rsidRPr="00105AE9" w:rsidRDefault="00247BBE" w:rsidP="00105AE9">
      <w:pPr>
        <w:pStyle w:val="ListParagraph"/>
        <w:numPr>
          <w:ilvl w:val="0"/>
          <w:numId w:val="23"/>
        </w:numPr>
        <w:rPr>
          <w:lang w:val="en-IE"/>
        </w:rPr>
      </w:pPr>
      <w:r w:rsidRPr="00105AE9">
        <w:rPr>
          <w:lang w:val="en-IE"/>
        </w:rPr>
        <w:t xml:space="preserve">Updating weak-topic priority after a quiz </w:t>
      </w:r>
    </w:p>
    <w:p w14:paraId="2E7B4B96" w14:textId="51F296D4" w:rsidR="00E95774" w:rsidRPr="00105AE9" w:rsidRDefault="00247BBE" w:rsidP="00105AE9">
      <w:pPr>
        <w:ind w:left="720"/>
        <w:rPr>
          <w:lang w:val="en-IE"/>
        </w:rPr>
      </w:pPr>
      <w:r w:rsidRPr="00247BBE">
        <w:rPr>
          <w:lang w:val="en-IE"/>
        </w:rPr>
        <w:t>This component helps keep the system organised by separating user workflows from the lower-level logic.</w:t>
      </w:r>
    </w:p>
    <w:p w14:paraId="3041AAB8" w14:textId="1D1AC1E7" w:rsidR="00105AE9" w:rsidRDefault="00E1287A" w:rsidP="005B7049">
      <w:pPr>
        <w:pStyle w:val="Subtitle"/>
        <w:numPr>
          <w:ilvl w:val="0"/>
          <w:numId w:val="0"/>
        </w:numPr>
        <w:ind w:left="720"/>
      </w:pPr>
      <w:r>
        <w:t>Background Services</w:t>
      </w:r>
    </w:p>
    <w:p w14:paraId="51107A03" w14:textId="10EF54DC" w:rsidR="005B7049" w:rsidRPr="005B7049" w:rsidRDefault="005B7049" w:rsidP="005B7049">
      <w:pPr>
        <w:ind w:left="720"/>
        <w:rPr>
          <w:lang w:val="en-IE"/>
        </w:rPr>
      </w:pPr>
      <w:r w:rsidRPr="005B7049">
        <w:rPr>
          <w:lang w:val="en-IE"/>
        </w:rPr>
        <w:t>The system will not require continuous background services because it is a local, single-user application. However, some background-style processes will be triggered by user actions.</w:t>
      </w:r>
      <w:r>
        <w:rPr>
          <w:lang w:val="en-IE"/>
        </w:rPr>
        <w:br/>
      </w:r>
      <w:r>
        <w:rPr>
          <w:lang w:val="en-IE"/>
        </w:rPr>
        <w:br/>
      </w:r>
      <w:r w:rsidRPr="005B7049">
        <w:rPr>
          <w:lang w:val="en-IE"/>
        </w:rPr>
        <w:t>These include:</w:t>
      </w:r>
    </w:p>
    <w:p w14:paraId="0025B796" w14:textId="77777777" w:rsidR="005B7049" w:rsidRPr="005664B8" w:rsidRDefault="005B7049" w:rsidP="005664B8">
      <w:pPr>
        <w:pStyle w:val="ListParagraph"/>
        <w:numPr>
          <w:ilvl w:val="0"/>
          <w:numId w:val="25"/>
        </w:numPr>
        <w:rPr>
          <w:lang w:val="en-IE"/>
        </w:rPr>
      </w:pPr>
      <w:r w:rsidRPr="005664B8">
        <w:rPr>
          <w:lang w:val="en-IE"/>
        </w:rPr>
        <w:t xml:space="preserve">Reading uploaded .txt files </w:t>
      </w:r>
    </w:p>
    <w:p w14:paraId="42009796" w14:textId="77777777" w:rsidR="005B7049" w:rsidRPr="005664B8" w:rsidRDefault="005B7049" w:rsidP="005664B8">
      <w:pPr>
        <w:pStyle w:val="ListParagraph"/>
        <w:numPr>
          <w:ilvl w:val="0"/>
          <w:numId w:val="25"/>
        </w:numPr>
        <w:rPr>
          <w:lang w:val="en-IE"/>
        </w:rPr>
      </w:pPr>
      <w:r w:rsidRPr="005664B8">
        <w:rPr>
          <w:lang w:val="en-IE"/>
        </w:rPr>
        <w:t xml:space="preserve">Preparing or indexing text for RAG retrieval </w:t>
      </w:r>
    </w:p>
    <w:p w14:paraId="2BC421C6" w14:textId="77777777" w:rsidR="005B7049" w:rsidRPr="005664B8" w:rsidRDefault="005B7049" w:rsidP="005664B8">
      <w:pPr>
        <w:pStyle w:val="ListParagraph"/>
        <w:numPr>
          <w:ilvl w:val="0"/>
          <w:numId w:val="25"/>
        </w:numPr>
        <w:rPr>
          <w:lang w:val="en-IE"/>
        </w:rPr>
      </w:pPr>
      <w:r w:rsidRPr="005664B8">
        <w:rPr>
          <w:lang w:val="en-IE"/>
        </w:rPr>
        <w:t xml:space="preserve">Saving flashcard and quiz data after changes </w:t>
      </w:r>
    </w:p>
    <w:p w14:paraId="1E506759" w14:textId="77777777" w:rsidR="005B7049" w:rsidRPr="005664B8" w:rsidRDefault="005B7049" w:rsidP="005664B8">
      <w:pPr>
        <w:pStyle w:val="ListParagraph"/>
        <w:numPr>
          <w:ilvl w:val="0"/>
          <w:numId w:val="25"/>
        </w:numPr>
        <w:rPr>
          <w:lang w:val="en-IE"/>
        </w:rPr>
      </w:pPr>
      <w:r w:rsidRPr="005664B8">
        <w:rPr>
          <w:lang w:val="en-IE"/>
        </w:rPr>
        <w:t xml:space="preserve">Updating weak-topic records after quiz submission </w:t>
      </w:r>
    </w:p>
    <w:p w14:paraId="0D998093" w14:textId="77777777" w:rsidR="005B7049" w:rsidRPr="005664B8" w:rsidRDefault="005B7049" w:rsidP="005664B8">
      <w:pPr>
        <w:pStyle w:val="ListParagraph"/>
        <w:numPr>
          <w:ilvl w:val="0"/>
          <w:numId w:val="25"/>
        </w:numPr>
        <w:rPr>
          <w:lang w:val="en-IE"/>
        </w:rPr>
      </w:pPr>
      <w:r w:rsidRPr="005664B8">
        <w:rPr>
          <w:lang w:val="en-IE"/>
        </w:rPr>
        <w:t xml:space="preserve">Loading saved data when the application starts </w:t>
      </w:r>
    </w:p>
    <w:p w14:paraId="1B01C82B" w14:textId="0431AE6C" w:rsidR="005B7049" w:rsidRPr="005B7049" w:rsidRDefault="005B7049" w:rsidP="005664B8">
      <w:pPr>
        <w:ind w:left="720"/>
        <w:rPr>
          <w:lang w:val="en-IE"/>
        </w:rPr>
      </w:pPr>
      <w:r w:rsidRPr="005B7049">
        <w:rPr>
          <w:lang w:val="en-IE"/>
        </w:rPr>
        <w:t>These processes support the main system without needing scheduled cloud jobs or always-running services.</w:t>
      </w:r>
    </w:p>
    <w:p w14:paraId="5DD831E2" w14:textId="687EB721" w:rsidR="00E1287A" w:rsidRDefault="00A63346" w:rsidP="00784DE1">
      <w:pPr>
        <w:pStyle w:val="Heading3"/>
        <w:numPr>
          <w:ilvl w:val="1"/>
          <w:numId w:val="5"/>
        </w:numPr>
      </w:pPr>
      <w:bookmarkStart w:id="14" w:name="_Toc227745048"/>
      <w:r>
        <w:t>Data Structures</w:t>
      </w:r>
      <w:bookmarkEnd w:id="14"/>
    </w:p>
    <w:p w14:paraId="3B8B2912" w14:textId="54A7E86D" w:rsidR="00A63346" w:rsidRDefault="00BD0C37" w:rsidP="00784DE1">
      <w:pPr>
        <w:pStyle w:val="Subtitle"/>
        <w:numPr>
          <w:ilvl w:val="0"/>
          <w:numId w:val="0"/>
        </w:numPr>
        <w:ind w:left="360" w:firstLine="360"/>
      </w:pPr>
      <w:r>
        <w:t xml:space="preserve">Entity Relationship </w:t>
      </w:r>
      <w:r w:rsidR="004E572F">
        <w:t>Diagram</w:t>
      </w:r>
    </w:p>
    <w:p w14:paraId="493207AD" w14:textId="18A2E192" w:rsidR="0025101B" w:rsidRPr="0025101B" w:rsidRDefault="0025101B" w:rsidP="0025101B">
      <w:pPr>
        <w:ind w:left="720"/>
        <w:rPr>
          <w:lang w:val="en-IE"/>
        </w:rPr>
      </w:pPr>
      <w:r w:rsidRPr="0025101B">
        <w:rPr>
          <w:lang w:val="en-IE"/>
        </w:rPr>
        <w:t>The data model is designed around a single local user who can create and</w:t>
      </w:r>
      <w:r>
        <w:rPr>
          <w:lang w:val="en-IE"/>
        </w:rPr>
        <w:t xml:space="preserve"> </w:t>
      </w:r>
      <w:r w:rsidRPr="0025101B">
        <w:rPr>
          <w:lang w:val="en-IE"/>
        </w:rPr>
        <w:t>manage subjects, topics, flashcards, study material, and quizzes. A user can create multiple subjects, with each subject containing multiple topics. Each topic stores a weak score value, which is used to support spaced repetition by prioritising weaker areas during revision.</w:t>
      </w:r>
      <w:r>
        <w:rPr>
          <w:lang w:val="en-IE"/>
        </w:rPr>
        <w:br/>
      </w:r>
      <w:r>
        <w:rPr>
          <w:lang w:val="en-IE"/>
        </w:rPr>
        <w:br/>
      </w:r>
      <w:r w:rsidRPr="0025101B">
        <w:rPr>
          <w:lang w:val="en-IE"/>
        </w:rPr>
        <w:t>Each topic is linked to one flashcard stack, which contains multiple flashcards made up of a question and answer pair. Topics are also linked to uploaded study material stored locally as .txt files. This study material is used by the RAG component to retrieve definitions for quiz generation.</w:t>
      </w:r>
      <w:r>
        <w:rPr>
          <w:lang w:val="en-IE"/>
        </w:rPr>
        <w:br/>
      </w:r>
      <w:r>
        <w:rPr>
          <w:lang w:val="en-IE"/>
        </w:rPr>
        <w:br/>
      </w:r>
      <w:r w:rsidRPr="0025101B">
        <w:rPr>
          <w:lang w:val="en-IE"/>
        </w:rPr>
        <w:t xml:space="preserve">Quizzes are generated per topic rather than per subject. Each quiz contains </w:t>
      </w:r>
      <w:r w:rsidRPr="0025101B">
        <w:rPr>
          <w:lang w:val="en-IE"/>
        </w:rPr>
        <w:lastRenderedPageBreak/>
        <w:t>multiple quiz questions and produces one quiz result containing the user’s percentage score and completion information. This structure allows the system to track revision performance at topic level and support targeted learning.</w:t>
      </w:r>
    </w:p>
    <w:p w14:paraId="3074507F" w14:textId="1F5D4ACC" w:rsidR="0025101B" w:rsidRPr="0025101B" w:rsidRDefault="0025101B" w:rsidP="0025101B"/>
    <w:p w14:paraId="09F27B0D" w14:textId="0D9AB8FD" w:rsidR="00F71B49" w:rsidRPr="00F71B49" w:rsidRDefault="004E572F" w:rsidP="00F71B49">
      <w:r>
        <w:tab/>
      </w:r>
      <w:r w:rsidRPr="004E572F">
        <w:rPr>
          <w:noProof/>
        </w:rPr>
        <w:drawing>
          <wp:inline distT="0" distB="0" distL="0" distR="0" wp14:anchorId="03B77B9C" wp14:editId="310DBDE7">
            <wp:extent cx="4153260" cy="4610500"/>
            <wp:effectExtent l="0" t="0" r="0" b="0"/>
            <wp:docPr id="71637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77998" name=""/>
                    <pic:cNvPicPr/>
                  </pic:nvPicPr>
                  <pic:blipFill>
                    <a:blip r:embed="rId8"/>
                    <a:stretch>
                      <a:fillRect/>
                    </a:stretch>
                  </pic:blipFill>
                  <pic:spPr>
                    <a:xfrm>
                      <a:off x="0" y="0"/>
                      <a:ext cx="4153260" cy="4610500"/>
                    </a:xfrm>
                    <a:prstGeom prst="rect">
                      <a:avLst/>
                    </a:prstGeom>
                  </pic:spPr>
                </pic:pic>
              </a:graphicData>
            </a:graphic>
          </wp:inline>
        </w:drawing>
      </w:r>
    </w:p>
    <w:p w14:paraId="719D0C6B" w14:textId="5BEEE390" w:rsidR="004136B1" w:rsidRDefault="00A63346" w:rsidP="0025101B">
      <w:pPr>
        <w:pStyle w:val="Subtitle"/>
        <w:ind w:firstLine="360"/>
      </w:pPr>
      <w:bookmarkStart w:id="15" w:name="_Toc227745049"/>
      <w:r>
        <w:t>Flowchart</w:t>
      </w:r>
      <w:bookmarkEnd w:id="15"/>
    </w:p>
    <w:p w14:paraId="63FBF015" w14:textId="71537178" w:rsidR="001A54C7" w:rsidRPr="001A54C7" w:rsidRDefault="00A644C7" w:rsidP="00A644C7">
      <w:pPr>
        <w:ind w:left="360"/>
      </w:pPr>
      <w:r w:rsidRPr="00A644C7">
        <w:t>This flowchart represents the core quiz generation and revision process. The user selects a subject and topic, after which the system checks whether suitable local study material is available. If no material exists, the user is prompted to upload a .txt file. The system then retrieves definitions using local RAG, generates a 15-question quiz, grades the submitted answers, updates the topic weak score based on incorrect responses, saves the result locally, and displays feedback to the user.</w:t>
      </w:r>
    </w:p>
    <w:p w14:paraId="32CEDF5D" w14:textId="6F72AB0C" w:rsidR="004E572F" w:rsidRPr="004E572F" w:rsidRDefault="001A54C7" w:rsidP="004E572F">
      <w:r w:rsidRPr="001A54C7">
        <w:rPr>
          <w:noProof/>
        </w:rPr>
        <w:lastRenderedPageBreak/>
        <w:drawing>
          <wp:inline distT="0" distB="0" distL="0" distR="0" wp14:anchorId="1D18D7DC" wp14:editId="5D1DC6FF">
            <wp:extent cx="2644369" cy="5448772"/>
            <wp:effectExtent l="0" t="0" r="3810" b="0"/>
            <wp:docPr id="132689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98946" name=""/>
                    <pic:cNvPicPr/>
                  </pic:nvPicPr>
                  <pic:blipFill>
                    <a:blip r:embed="rId9"/>
                    <a:stretch>
                      <a:fillRect/>
                    </a:stretch>
                  </pic:blipFill>
                  <pic:spPr>
                    <a:xfrm>
                      <a:off x="0" y="0"/>
                      <a:ext cx="2644369" cy="5448772"/>
                    </a:xfrm>
                    <a:prstGeom prst="rect">
                      <a:avLst/>
                    </a:prstGeom>
                  </pic:spPr>
                </pic:pic>
              </a:graphicData>
            </a:graphic>
          </wp:inline>
        </w:drawing>
      </w:r>
    </w:p>
    <w:p w14:paraId="2E7100AB" w14:textId="293CD68E" w:rsidR="00D7675D" w:rsidRDefault="00FB4D4B" w:rsidP="00C3005D">
      <w:pPr>
        <w:pStyle w:val="Heading2"/>
        <w:numPr>
          <w:ilvl w:val="0"/>
          <w:numId w:val="5"/>
        </w:numPr>
      </w:pPr>
      <w:bookmarkStart w:id="16" w:name="_Toc227745050"/>
      <w:r>
        <w:t>Implementation Summary</w:t>
      </w:r>
      <w:bookmarkEnd w:id="16"/>
    </w:p>
    <w:p w14:paraId="3B129CE4" w14:textId="77777777" w:rsidR="00F701C6" w:rsidRDefault="00F701C6" w:rsidP="00F701C6">
      <w:pPr>
        <w:pStyle w:val="NormalWeb"/>
        <w:ind w:left="360"/>
      </w:pPr>
      <w:r>
        <w:t>The Study Helper Web Application will be implemented as a locally hosted web application with a browser-based frontend and a Python backend. The system is designed for a single student user and will store all data locally on the user’s machine.</w:t>
      </w:r>
    </w:p>
    <w:p w14:paraId="54199EAF" w14:textId="77777777" w:rsidR="00F701C6" w:rsidRDefault="00F701C6" w:rsidP="00F701C6">
      <w:pPr>
        <w:pStyle w:val="NormalWeb"/>
        <w:ind w:left="360"/>
      </w:pPr>
      <w:r>
        <w:t xml:space="preserve">The frontend will provide functionality for managing subjects, topics, flashcards, study material, quizzes, and quiz results through a simple and learning-friendly interface. The backend will manage flashcard CRUD operations, quiz generation, quiz grading, spaced repetition logic, and local RAG retrieval from uploaded </w:t>
      </w:r>
      <w:r>
        <w:rPr>
          <w:rStyle w:val="HTMLCode"/>
        </w:rPr>
        <w:t>.txt</w:t>
      </w:r>
      <w:r>
        <w:t xml:space="preserve"> files.</w:t>
      </w:r>
    </w:p>
    <w:p w14:paraId="75E980D4" w14:textId="6D5D494B" w:rsidR="00F701C6" w:rsidRDefault="00F701C6" w:rsidP="00F701C6">
      <w:pPr>
        <w:pStyle w:val="NormalWeb"/>
        <w:ind w:left="360"/>
      </w:pPr>
      <w:r>
        <w:t xml:space="preserve">Quiz generation will operate at </w:t>
      </w:r>
      <w:r w:rsidR="00761ED4">
        <w:t xml:space="preserve">the </w:t>
      </w:r>
      <w:r>
        <w:t xml:space="preserve">topic level. The system will retrieve definitions from local study material to generate 15-question quizzes containing multiple-choice and true/false questions. Quiz results will be graded automatically, with incorrect answers increasing the topic’s </w:t>
      </w:r>
      <w:proofErr w:type="spellStart"/>
      <w:r>
        <w:t>weak_score</w:t>
      </w:r>
      <w:proofErr w:type="spellEnd"/>
      <w:r>
        <w:t xml:space="preserve"> to support revision prioritisation.</w:t>
      </w:r>
    </w:p>
    <w:p w14:paraId="560E9F03" w14:textId="10F076C1" w:rsidR="00F701C6" w:rsidRPr="00F701C6" w:rsidRDefault="00F701C6" w:rsidP="00761ED4">
      <w:pPr>
        <w:pStyle w:val="NormalWeb"/>
        <w:ind w:left="360"/>
      </w:pPr>
      <w:r>
        <w:lastRenderedPageBreak/>
        <w:t>All flashcards, study material, quiz results, and weak-topic data will persist locally between sessions. Testing will focus on the core system logic, particularly quiz generation, grading, and RAG retrieval functionality.</w:t>
      </w:r>
    </w:p>
    <w:p w14:paraId="568BED1B" w14:textId="77777777" w:rsidR="00C3005D" w:rsidRDefault="00FB4D4B" w:rsidP="00F45AAA">
      <w:pPr>
        <w:pStyle w:val="Heading2"/>
        <w:numPr>
          <w:ilvl w:val="0"/>
          <w:numId w:val="5"/>
        </w:numPr>
      </w:pPr>
      <w:bookmarkStart w:id="17" w:name="_Toc227745051"/>
      <w:r>
        <w:t>Depl</w:t>
      </w:r>
      <w:r w:rsidR="0040706E">
        <w:t>oyment Instructions</w:t>
      </w:r>
      <w:bookmarkEnd w:id="17"/>
    </w:p>
    <w:p w14:paraId="086A31A1" w14:textId="77777777" w:rsidR="00761ED4" w:rsidRPr="00761ED4" w:rsidRDefault="00761ED4" w:rsidP="00761ED4"/>
    <w:p w14:paraId="47120CCC" w14:textId="77777777" w:rsidR="00C3005D" w:rsidRDefault="0040706E" w:rsidP="00F45AAA">
      <w:pPr>
        <w:pStyle w:val="Heading2"/>
        <w:numPr>
          <w:ilvl w:val="0"/>
          <w:numId w:val="5"/>
        </w:numPr>
        <w:rPr>
          <w:ins w:id="18" w:author="Madison Warner" w:date="2026-05-14T01:38:00Z" w16du:dateUtc="2026-05-14T00:38:00Z"/>
        </w:rPr>
      </w:pPr>
      <w:bookmarkStart w:id="19" w:name="_Toc227745052"/>
      <w:r>
        <w:t>M</w:t>
      </w:r>
      <w:r w:rsidR="001E632E">
        <w:t>VP</w:t>
      </w:r>
      <w:r>
        <w:t xml:space="preserve"> Selection</w:t>
      </w:r>
      <w:bookmarkEnd w:id="19"/>
    </w:p>
    <w:p w14:paraId="4361ECDA" w14:textId="77777777" w:rsidR="00125032" w:rsidRPr="00125032" w:rsidRDefault="00125032">
      <w:pPr>
        <w:pPrChange w:id="20" w:author="Madison Warner" w:date="2026-05-14T01:38:00Z" w16du:dateUtc="2026-05-14T00:38:00Z">
          <w:pPr>
            <w:pStyle w:val="Heading2"/>
            <w:numPr>
              <w:numId w:val="5"/>
            </w:numPr>
            <w:ind w:left="360" w:hanging="360"/>
          </w:pPr>
        </w:pPrChange>
      </w:pPr>
    </w:p>
    <w:p w14:paraId="00E8D5D1" w14:textId="11FD3A77" w:rsidR="001E632E" w:rsidRDefault="001E632E" w:rsidP="00F45AAA">
      <w:pPr>
        <w:pStyle w:val="Heading2"/>
        <w:numPr>
          <w:ilvl w:val="0"/>
          <w:numId w:val="5"/>
        </w:numPr>
      </w:pPr>
      <w:bookmarkStart w:id="21" w:name="_Toc227745053"/>
      <w:r>
        <w:t>Security &amp;</w:t>
      </w:r>
      <w:ins w:id="22" w:author="Madison Warner" w:date="2026-05-14T01:12:00Z" w16du:dateUtc="2026-05-14T00:12:00Z">
        <w:r w:rsidR="00570BCF">
          <w:t xml:space="preserve"> </w:t>
        </w:r>
      </w:ins>
      <w:r>
        <w:t>Ethics Statemen</w:t>
      </w:r>
      <w:r w:rsidR="004C4F19">
        <w:t>t</w:t>
      </w:r>
      <w:bookmarkEnd w:id="21"/>
    </w:p>
    <w:p w14:paraId="1B87AC8F" w14:textId="06F384A1" w:rsidR="00750CDA" w:rsidRDefault="00750CDA" w:rsidP="004B615F">
      <w:pPr>
        <w:pStyle w:val="Heading3"/>
        <w:numPr>
          <w:ilvl w:val="1"/>
          <w:numId w:val="5"/>
        </w:numPr>
      </w:pPr>
      <w:bookmarkStart w:id="23" w:name="_Toc227745054"/>
      <w:r>
        <w:t>Data handling</w:t>
      </w:r>
      <w:bookmarkEnd w:id="23"/>
    </w:p>
    <w:p w14:paraId="131A78F0" w14:textId="2A907C4E" w:rsidR="00A509D1" w:rsidRDefault="00A509D1">
      <w:pPr>
        <w:ind w:left="720"/>
        <w:rPr>
          <w:ins w:id="24" w:author="Madison Warner" w:date="2026-05-13T23:57:00Z" w16du:dateUtc="2026-05-13T22:57:00Z"/>
        </w:rPr>
        <w:pPrChange w:id="25" w:author="Madison Warner" w:date="2026-05-14T01:08:00Z" w16du:dateUtc="2026-05-14T00:08:00Z">
          <w:pPr>
            <w:ind w:left="360"/>
          </w:pPr>
        </w:pPrChange>
      </w:pPr>
      <w:r w:rsidRPr="00A509D1">
        <w:t>The Study Helper Web Application is designed as a single-user local system and therefore does not require the collection or storage of personal user information.</w:t>
      </w:r>
      <w:r>
        <w:t xml:space="preserve"> </w:t>
      </w:r>
      <w:r w:rsidRPr="00A509D1">
        <w:t>The application stores only educational content created or uploaded by the user, including flashcards, quiz results, weak-topic records, and uploaded .txt study material.</w:t>
      </w:r>
      <w:ins w:id="26" w:author="Madison Warner" w:date="2026-05-13T23:54:00Z" w16du:dateUtc="2026-05-13T22:54:00Z">
        <w:r>
          <w:br/>
        </w:r>
        <w:r>
          <w:br/>
        </w:r>
      </w:ins>
      <w:ins w:id="27" w:author="Madison Warner" w:date="2026-05-13T23:55:00Z" w16du:dateUtc="2026-05-13T22:55:00Z">
        <w:r w:rsidRPr="00A509D1">
          <w:t>To reduce security risks, all data is stored locally on the user’s machine rather than on external cloud services or shared databases.</w:t>
        </w:r>
        <w:r>
          <w:t xml:space="preserve"> </w:t>
        </w:r>
      </w:ins>
      <w:ins w:id="28" w:author="Madison Warner" w:date="2026-05-13T23:56:00Z" w16du:dateUtc="2026-05-13T22:56:00Z">
        <w:r w:rsidRPr="00A509D1">
          <w:t>This limits exposure to unauthorised access over the internet and reduces privacy concerns associated with online storage.</w:t>
        </w:r>
        <w:r>
          <w:br/>
        </w:r>
        <w:r>
          <w:br/>
        </w:r>
        <w:r w:rsidRPr="00A509D1">
          <w:t>Basic security measures will be applied during development, including:</w:t>
        </w:r>
      </w:ins>
    </w:p>
    <w:p w14:paraId="5170B714" w14:textId="77777777" w:rsidR="00A509D1" w:rsidRDefault="00A509D1">
      <w:pPr>
        <w:pStyle w:val="ListParagraph"/>
        <w:numPr>
          <w:ilvl w:val="0"/>
          <w:numId w:val="26"/>
        </w:numPr>
        <w:rPr>
          <w:ins w:id="29" w:author="Madison Warner" w:date="2026-05-13T23:58:00Z" w16du:dateUtc="2026-05-13T22:58:00Z"/>
        </w:rPr>
        <w:pPrChange w:id="30" w:author="Madison Warner" w:date="2026-05-13T23:58:00Z" w16du:dateUtc="2026-05-13T22:58:00Z">
          <w:pPr>
            <w:ind w:left="360"/>
          </w:pPr>
        </w:pPrChange>
      </w:pPr>
      <w:ins w:id="31" w:author="Madison Warner" w:date="2026-05-13T23:58:00Z" w16du:dateUtc="2026-05-13T22:58:00Z">
        <w:r>
          <w:t>Input validation for uploaded files and form fields</w:t>
        </w:r>
      </w:ins>
    </w:p>
    <w:p w14:paraId="6C2C5334" w14:textId="77777777" w:rsidR="00A509D1" w:rsidRDefault="00A509D1">
      <w:pPr>
        <w:pStyle w:val="ListParagraph"/>
        <w:numPr>
          <w:ilvl w:val="0"/>
          <w:numId w:val="26"/>
        </w:numPr>
        <w:rPr>
          <w:ins w:id="32" w:author="Madison Warner" w:date="2026-05-13T23:58:00Z" w16du:dateUtc="2026-05-13T22:58:00Z"/>
        </w:rPr>
        <w:pPrChange w:id="33" w:author="Madison Warner" w:date="2026-05-13T23:58:00Z" w16du:dateUtc="2026-05-13T22:58:00Z">
          <w:pPr>
            <w:ind w:left="360"/>
          </w:pPr>
        </w:pPrChange>
      </w:pPr>
      <w:ins w:id="34" w:author="Madison Warner" w:date="2026-05-13T23:58:00Z" w16du:dateUtc="2026-05-13T22:58:00Z">
        <w:r>
          <w:t>Restricting uploaded study material to supported .txt formats</w:t>
        </w:r>
      </w:ins>
    </w:p>
    <w:p w14:paraId="7B80E307" w14:textId="77777777" w:rsidR="00A509D1" w:rsidRDefault="00A509D1">
      <w:pPr>
        <w:pStyle w:val="ListParagraph"/>
        <w:numPr>
          <w:ilvl w:val="0"/>
          <w:numId w:val="26"/>
        </w:numPr>
        <w:rPr>
          <w:ins w:id="35" w:author="Madison Warner" w:date="2026-05-13T23:58:00Z" w16du:dateUtc="2026-05-13T22:58:00Z"/>
        </w:rPr>
        <w:pPrChange w:id="36" w:author="Madison Warner" w:date="2026-05-13T23:58:00Z" w16du:dateUtc="2026-05-13T22:58:00Z">
          <w:pPr>
            <w:ind w:left="360"/>
          </w:pPr>
        </w:pPrChange>
      </w:pPr>
      <w:ins w:id="37" w:author="Madison Warner" w:date="2026-05-13T23:58:00Z" w16du:dateUtc="2026-05-13T22:58:00Z">
        <w:r>
          <w:t>Avoiding execution of uploaded file contents</w:t>
        </w:r>
      </w:ins>
    </w:p>
    <w:p w14:paraId="1A928E8A" w14:textId="77777777" w:rsidR="00A509D1" w:rsidRDefault="00A509D1">
      <w:pPr>
        <w:pStyle w:val="ListParagraph"/>
        <w:numPr>
          <w:ilvl w:val="0"/>
          <w:numId w:val="26"/>
        </w:numPr>
        <w:rPr>
          <w:ins w:id="38" w:author="Madison Warner" w:date="2026-05-13T23:58:00Z" w16du:dateUtc="2026-05-13T22:58:00Z"/>
        </w:rPr>
        <w:pPrChange w:id="39" w:author="Madison Warner" w:date="2026-05-13T23:58:00Z" w16du:dateUtc="2026-05-13T22:58:00Z">
          <w:pPr>
            <w:ind w:left="360"/>
          </w:pPr>
        </w:pPrChange>
      </w:pPr>
      <w:ins w:id="40" w:author="Madison Warner" w:date="2026-05-13T23:58:00Z" w16du:dateUtc="2026-05-13T22:58:00Z">
        <w:r>
          <w:t xml:space="preserve">Excluding local data files, environment variables, and generated content from GitHub using </w:t>
        </w:r>
        <w:proofErr w:type="gramStart"/>
        <w:r>
          <w:t>a .</w:t>
        </w:r>
        <w:proofErr w:type="spellStart"/>
        <w:r>
          <w:t>gitignore</w:t>
        </w:r>
        <w:proofErr w:type="spellEnd"/>
        <w:proofErr w:type="gramEnd"/>
        <w:r>
          <w:t xml:space="preserve"> file</w:t>
        </w:r>
      </w:ins>
    </w:p>
    <w:p w14:paraId="42A98FA0" w14:textId="0372F584" w:rsidR="00A509D1" w:rsidRPr="00570BCF" w:rsidRDefault="00A509D1" w:rsidP="00A509D1">
      <w:pPr>
        <w:pStyle w:val="ListParagraph"/>
        <w:numPr>
          <w:ilvl w:val="0"/>
          <w:numId w:val="26"/>
        </w:numPr>
        <w:rPr>
          <w:ins w:id="41" w:author="Madison Warner" w:date="2026-05-14T01:07:00Z" w16du:dateUtc="2026-05-14T00:07:00Z"/>
          <w:rPrChange w:id="42" w:author="Madison Warner" w:date="2026-05-14T01:07:00Z" w16du:dateUtc="2026-05-14T00:07:00Z">
            <w:rPr>
              <w:ins w:id="43" w:author="Madison Warner" w:date="2026-05-14T01:07:00Z" w16du:dateUtc="2026-05-14T00:07:00Z"/>
              <w:lang w:val="en-IE"/>
            </w:rPr>
          </w:rPrChange>
        </w:rPr>
      </w:pPr>
      <w:ins w:id="44" w:author="Madison Warner" w:date="2026-05-13T23:58:00Z" w16du:dateUtc="2026-05-13T22:58:00Z">
        <w:r>
          <w:t>Structuring the application to minimise accidental modification or deletion of stored data</w:t>
        </w:r>
      </w:ins>
    </w:p>
    <w:p w14:paraId="77A17486" w14:textId="63E1A154" w:rsidR="00570BCF" w:rsidRPr="00A509D1" w:rsidRDefault="00570BCF">
      <w:pPr>
        <w:ind w:left="720"/>
        <w:pPrChange w:id="45" w:author="Madison Warner" w:date="2026-05-14T01:08:00Z" w16du:dateUtc="2026-05-14T00:08:00Z">
          <w:pPr>
            <w:ind w:left="360"/>
          </w:pPr>
        </w:pPrChange>
      </w:pPr>
      <w:ins w:id="46" w:author="Madison Warner" w:date="2026-05-14T01:07:00Z" w16du:dateUtc="2026-05-14T00:07:00Z">
        <w:r w:rsidRPr="00570BCF">
          <w:t>Since the application is intended for academic and personal use only, enterprise-level security features such as encryption, authentication</w:t>
        </w:r>
      </w:ins>
      <w:ins w:id="47" w:author="Madison Warner" w:date="2026-05-14T01:30:00Z" w16du:dateUtc="2026-05-14T00:30:00Z">
        <w:r w:rsidR="00125032">
          <w:t>, and</w:t>
        </w:r>
      </w:ins>
      <w:ins w:id="48" w:author="Madison Warner" w:date="2026-05-14T01:07:00Z" w16du:dateUtc="2026-05-14T00:07:00Z">
        <w:r w:rsidRPr="00570BCF">
          <w:t xml:space="preserve"> role-based access control are outside the project scope.</w:t>
        </w:r>
      </w:ins>
    </w:p>
    <w:p w14:paraId="7E280259" w14:textId="69905ED2" w:rsidR="00570BCF" w:rsidRDefault="00750CDA" w:rsidP="00570BCF">
      <w:pPr>
        <w:pStyle w:val="Heading3"/>
        <w:numPr>
          <w:ilvl w:val="1"/>
          <w:numId w:val="5"/>
        </w:numPr>
        <w:rPr>
          <w:ins w:id="49" w:author="Madison Warner" w:date="2026-05-14T01:10:00Z" w16du:dateUtc="2026-05-14T00:10:00Z"/>
        </w:rPr>
      </w:pPr>
      <w:bookmarkStart w:id="50" w:name="_Toc227745055"/>
      <w:r>
        <w:t>Local storage considerations</w:t>
      </w:r>
      <w:bookmarkEnd w:id="50"/>
    </w:p>
    <w:p w14:paraId="151991E7" w14:textId="38A50E15" w:rsidR="00570BCF" w:rsidRDefault="00570BCF" w:rsidP="00570BCF">
      <w:pPr>
        <w:ind w:left="720"/>
        <w:rPr>
          <w:ins w:id="51" w:author="Madison Warner" w:date="2026-05-14T01:11:00Z" w16du:dateUtc="2026-05-14T00:11:00Z"/>
        </w:rPr>
      </w:pPr>
      <w:ins w:id="52" w:author="Madison Warner" w:date="2026-05-14T01:10:00Z" w16du:dateUtc="2026-05-14T00:10:00Z">
        <w:r w:rsidRPr="00570BCF">
          <w:t>All application data is stored locally to support offline functionality and simplify deployment.</w:t>
        </w:r>
      </w:ins>
      <w:ins w:id="53" w:author="Madison Warner" w:date="2026-05-14T01:11:00Z" w16du:dateUtc="2026-05-14T00:11:00Z">
        <w:r>
          <w:t xml:space="preserve"> </w:t>
        </w:r>
        <w:r w:rsidRPr="00570BCF">
          <w:t>This includes flashcards, quiz history, uploaded study files, and weak-topic tracking information.</w:t>
        </w:r>
        <w:r>
          <w:t xml:space="preserve"> </w:t>
        </w:r>
        <w:r w:rsidRPr="00570BCF">
          <w:t>Local storage improves privacy because user data is not transmitted to external servers or third-party services.</w:t>
        </w:r>
      </w:ins>
    </w:p>
    <w:p w14:paraId="55FE2F1F" w14:textId="77777777" w:rsidR="00570BCF" w:rsidRDefault="00570BCF" w:rsidP="00570BCF">
      <w:pPr>
        <w:ind w:left="720"/>
        <w:rPr>
          <w:ins w:id="54" w:author="Madison Warner" w:date="2026-05-14T01:11:00Z" w16du:dateUtc="2026-05-14T00:11:00Z"/>
        </w:rPr>
      </w:pPr>
    </w:p>
    <w:p w14:paraId="7E390CF0" w14:textId="1281B667" w:rsidR="00570BCF" w:rsidRDefault="00570BCF" w:rsidP="00570BCF">
      <w:pPr>
        <w:ind w:left="720"/>
        <w:rPr>
          <w:ins w:id="55" w:author="Madison Warner" w:date="2026-05-14T01:11:00Z" w16du:dateUtc="2026-05-14T00:11:00Z"/>
        </w:rPr>
      </w:pPr>
      <w:ins w:id="56" w:author="Madison Warner" w:date="2026-05-14T01:11:00Z" w16du:dateUtc="2026-05-14T00:11:00Z">
        <w:r w:rsidRPr="00570BCF">
          <w:lastRenderedPageBreak/>
          <w:t>However, local storage also introduces limitations and risks:</w:t>
        </w:r>
      </w:ins>
    </w:p>
    <w:p w14:paraId="2CA7EBF7" w14:textId="21E40B17" w:rsidR="00570BCF" w:rsidRDefault="00570BCF">
      <w:pPr>
        <w:pStyle w:val="ListParagraph"/>
        <w:numPr>
          <w:ilvl w:val="0"/>
          <w:numId w:val="27"/>
        </w:numPr>
        <w:rPr>
          <w:ins w:id="57" w:author="Madison Warner" w:date="2026-05-14T01:11:00Z" w16du:dateUtc="2026-05-14T00:11:00Z"/>
        </w:rPr>
        <w:pPrChange w:id="58" w:author="Madison Warner" w:date="2026-05-14T01:12:00Z" w16du:dateUtc="2026-05-14T00:12:00Z">
          <w:pPr>
            <w:ind w:left="720"/>
          </w:pPr>
        </w:pPrChange>
      </w:pPr>
      <w:ins w:id="59" w:author="Madison Warner" w:date="2026-05-14T01:11:00Z" w16du:dateUtc="2026-05-14T00:11:00Z">
        <w:r w:rsidRPr="00570BCF">
          <w:t>Data may be lost if files are accidentally deleted or corrupted</w:t>
        </w:r>
      </w:ins>
    </w:p>
    <w:p w14:paraId="170C848F" w14:textId="21602961" w:rsidR="00570BCF" w:rsidRDefault="00570BCF">
      <w:pPr>
        <w:pStyle w:val="ListParagraph"/>
        <w:numPr>
          <w:ilvl w:val="0"/>
          <w:numId w:val="27"/>
        </w:numPr>
        <w:rPr>
          <w:ins w:id="60" w:author="Madison Warner" w:date="2026-05-14T01:12:00Z" w16du:dateUtc="2026-05-14T00:12:00Z"/>
        </w:rPr>
        <w:pPrChange w:id="61" w:author="Madison Warner" w:date="2026-05-14T01:12:00Z" w16du:dateUtc="2026-05-14T00:12:00Z">
          <w:pPr>
            <w:ind w:left="720"/>
          </w:pPr>
        </w:pPrChange>
      </w:pPr>
      <w:ins w:id="62" w:author="Madison Warner" w:date="2026-05-14T01:11:00Z" w16du:dateUtc="2026-05-14T00:11:00Z">
        <w:r w:rsidRPr="00570BCF">
          <w:t>Users are responsible for creating backups if required</w:t>
        </w:r>
      </w:ins>
    </w:p>
    <w:p w14:paraId="330A20A2" w14:textId="23C621DB" w:rsidR="00570BCF" w:rsidRDefault="00570BCF">
      <w:pPr>
        <w:pStyle w:val="ListParagraph"/>
        <w:numPr>
          <w:ilvl w:val="0"/>
          <w:numId w:val="27"/>
        </w:numPr>
        <w:rPr>
          <w:ins w:id="63" w:author="Madison Warner" w:date="2026-05-14T01:12:00Z" w16du:dateUtc="2026-05-14T00:12:00Z"/>
        </w:rPr>
        <w:pPrChange w:id="64" w:author="Madison Warner" w:date="2026-05-14T01:12:00Z" w16du:dateUtc="2026-05-14T00:12:00Z">
          <w:pPr>
            <w:ind w:left="720"/>
          </w:pPr>
        </w:pPrChange>
      </w:pPr>
      <w:ins w:id="65" w:author="Madison Warner" w:date="2026-05-14T01:12:00Z" w16du:dateUtc="2026-05-14T00:12:00Z">
        <w:r w:rsidRPr="00570BCF">
          <w:t>Performance may vary depending on the hardware of the local machine</w:t>
        </w:r>
      </w:ins>
    </w:p>
    <w:p w14:paraId="0D703628" w14:textId="39CD941E" w:rsidR="00570BCF" w:rsidRDefault="00570BCF" w:rsidP="00570BCF">
      <w:pPr>
        <w:pStyle w:val="ListParagraph"/>
        <w:numPr>
          <w:ilvl w:val="0"/>
          <w:numId w:val="27"/>
        </w:numPr>
        <w:rPr>
          <w:ins w:id="66" w:author="Madison Warner" w:date="2026-05-14T01:12:00Z" w16du:dateUtc="2026-05-14T00:12:00Z"/>
        </w:rPr>
      </w:pPr>
      <w:ins w:id="67" w:author="Madison Warner" w:date="2026-05-14T01:12:00Z" w16du:dateUtc="2026-05-14T00:12:00Z">
        <w:r w:rsidRPr="00570BCF">
          <w:t>Storage locations must be managed carefully to avoid exposing sensitive files through version control systems</w:t>
        </w:r>
      </w:ins>
    </w:p>
    <w:p w14:paraId="439E0837" w14:textId="1093C64E" w:rsidR="001C654C" w:rsidRPr="00570BCF" w:rsidRDefault="00570BCF">
      <w:pPr>
        <w:ind w:left="720"/>
        <w:pPrChange w:id="68" w:author="Madison Warner" w:date="2026-05-14T01:22:00Z" w16du:dateUtc="2026-05-14T00:22:00Z">
          <w:pPr>
            <w:pStyle w:val="Heading3"/>
            <w:numPr>
              <w:ilvl w:val="1"/>
              <w:numId w:val="5"/>
            </w:numPr>
            <w:ind w:left="792" w:hanging="432"/>
          </w:pPr>
        </w:pPrChange>
      </w:pPr>
      <w:ins w:id="69" w:author="Madison Warner" w:date="2026-05-14T01:12:00Z" w16du:dateUtc="2026-05-14T00:12:00Z">
        <w:r w:rsidRPr="00570BCF">
          <w:t>To reduce these risks, the system design separates runtime data from source code directories wherever possible.</w:t>
        </w:r>
      </w:ins>
      <w:ins w:id="70" w:author="Madison Warner" w:date="2026-05-14T01:15:00Z" w16du:dateUtc="2026-05-14T00:15:00Z">
        <w:r>
          <w:t xml:space="preserve"> </w:t>
        </w:r>
        <w:r w:rsidRPr="00570BCF">
          <w:t>The application will also avoid storing unnecessary data and only persist information required for revision functionality.</w:t>
        </w:r>
      </w:ins>
      <w:ins w:id="71" w:author="Madison Warner" w:date="2026-05-14T01:22:00Z" w16du:dateUtc="2026-05-14T00:22:00Z">
        <w:r w:rsidR="001C654C">
          <w:br/>
        </w:r>
        <w:r w:rsidR="001C654C">
          <w:br/>
        </w:r>
        <w:r w:rsidR="001C654C" w:rsidRPr="001C654C">
          <w:t>As the system is intended for single-user local operation, scalability and concurrent-user storage concerns are not relevant within the current project scope.</w:t>
        </w:r>
      </w:ins>
    </w:p>
    <w:p w14:paraId="3F452D0C" w14:textId="272CC5C2" w:rsidR="00750CDA" w:rsidRDefault="00750CDA" w:rsidP="004B615F">
      <w:pPr>
        <w:pStyle w:val="Heading3"/>
        <w:numPr>
          <w:ilvl w:val="1"/>
          <w:numId w:val="5"/>
        </w:numPr>
      </w:pPr>
      <w:bookmarkStart w:id="72" w:name="_Toc227745056"/>
      <w:r>
        <w:t>Ethical implications of AI-assisted development</w:t>
      </w:r>
      <w:bookmarkEnd w:id="72"/>
    </w:p>
    <w:p w14:paraId="0FBCA5D6" w14:textId="3197F1C3" w:rsidR="001C654C" w:rsidRDefault="001C654C">
      <w:pPr>
        <w:ind w:left="720"/>
        <w:rPr>
          <w:ins w:id="73" w:author="Madison Warner" w:date="2026-05-14T01:27:00Z" w16du:dateUtc="2026-05-14T00:27:00Z"/>
        </w:rPr>
        <w:pPrChange w:id="74" w:author="Madison Warner" w:date="2026-05-14T01:36:00Z" w16du:dateUtc="2026-05-14T00:36:00Z">
          <w:pPr>
            <w:pStyle w:val="ListParagraph"/>
            <w:numPr>
              <w:numId w:val="28"/>
            </w:numPr>
            <w:ind w:left="1440" w:hanging="360"/>
          </w:pPr>
        </w:pPrChange>
      </w:pPr>
      <w:ins w:id="75" w:author="Madison Warner" w:date="2026-05-14T01:23:00Z" w16du:dateUtc="2026-05-14T00:23:00Z">
        <w:r>
          <w:t>AI-assisted tools such as ChatGPT and GitHub Copilot</w:t>
        </w:r>
      </w:ins>
      <w:ins w:id="76" w:author="Madison Warner" w:date="2026-05-14T01:24:00Z" w16du:dateUtc="2026-05-14T00:24:00Z">
        <w:r>
          <w:t xml:space="preserve"> were used during the planning and development of this project. </w:t>
        </w:r>
      </w:ins>
      <w:ins w:id="77" w:author="Madison Warner" w:date="2026-05-14T01:25:00Z" w16du:dateUtc="2026-05-14T00:25:00Z">
        <w:r w:rsidRPr="001C654C">
          <w:t>Their usage included support for report structuring, idea generation, code suggestions, and workflow assistance.</w:t>
        </w:r>
        <w:r>
          <w:t xml:space="preserve"> I reviewed </w:t>
        </w:r>
        <w:r w:rsidRPr="001C654C">
          <w:t>AI-generated content</w:t>
        </w:r>
      </w:ins>
      <w:ins w:id="78" w:author="Madison Warner" w:date="2026-05-14T01:26:00Z" w16du:dateUtc="2026-05-14T00:26:00Z">
        <w:r>
          <w:t xml:space="preserve"> as well as</w:t>
        </w:r>
      </w:ins>
      <w:ins w:id="79" w:author="Madison Warner" w:date="2026-05-14T01:25:00Z" w16du:dateUtc="2026-05-14T00:25:00Z">
        <w:r w:rsidRPr="001C654C">
          <w:t xml:space="preserve"> </w:t>
        </w:r>
      </w:ins>
      <w:ins w:id="80" w:author="Madison Warner" w:date="2026-05-14T01:35:00Z" w16du:dateUtc="2026-05-14T00:35:00Z">
        <w:r w:rsidR="00125032" w:rsidRPr="001C654C">
          <w:t>modified and</w:t>
        </w:r>
      </w:ins>
      <w:ins w:id="81" w:author="Madison Warner" w:date="2026-05-14T01:25:00Z" w16du:dateUtc="2026-05-14T00:25:00Z">
        <w:r w:rsidRPr="001C654C">
          <w:t xml:space="preserve"> validated </w:t>
        </w:r>
      </w:ins>
      <w:ins w:id="82" w:author="Madison Warner" w:date="2026-05-14T01:26:00Z" w16du:dateUtc="2026-05-14T00:26:00Z">
        <w:r>
          <w:t xml:space="preserve">it </w:t>
        </w:r>
      </w:ins>
      <w:ins w:id="83" w:author="Madison Warner" w:date="2026-05-14T01:25:00Z" w16du:dateUtc="2026-05-14T00:25:00Z">
        <w:r w:rsidRPr="001C654C">
          <w:t>before inclusion in the final system.</w:t>
        </w:r>
      </w:ins>
      <w:ins w:id="84" w:author="Madison Warner" w:date="2026-05-14T01:26:00Z" w16du:dateUtc="2026-05-14T00:26:00Z">
        <w:r>
          <w:br/>
        </w:r>
        <w:r>
          <w:br/>
        </w:r>
      </w:ins>
      <w:ins w:id="85" w:author="Madison Warner" w:date="2026-05-14T01:36:00Z" w16du:dateUtc="2026-05-14T00:36:00Z">
        <w:r w:rsidR="00125032" w:rsidRPr="00125032">
          <w:t>The use of AI-assisted development introduces several ethical and technical concerns.</w:t>
        </w:r>
        <w:r w:rsidR="00125032">
          <w:t xml:space="preserve"> </w:t>
        </w:r>
        <w:r w:rsidR="00125032" w:rsidRPr="00125032">
          <w:t>AI-generated code or content may contain inaccuracies, insecure practices, or inefficient implementations, which could negatively affect system reliability and educational quality if accepted without review.</w:t>
        </w:r>
        <w:r w:rsidR="00125032">
          <w:br/>
        </w:r>
        <w:r w:rsidR="00125032">
          <w:br/>
        </w:r>
      </w:ins>
      <w:ins w:id="86" w:author="Madison Warner" w:date="2026-05-14T01:37:00Z" w16du:dateUtc="2026-05-14T00:37:00Z">
        <w:r w:rsidR="00125032" w:rsidRPr="00125032">
          <w:t>There is also a risk of over-reliance on AI tools, which may reduce independent problem-solving and technical understanding.</w:t>
        </w:r>
        <w:r w:rsidR="00125032">
          <w:t xml:space="preserve"> </w:t>
        </w:r>
        <w:r w:rsidR="00125032" w:rsidRPr="00125032">
          <w:t>There is also a risk of over-reliance on AI tools, which may reduce independent problem-solving and technical understanding.</w:t>
        </w:r>
        <w:r w:rsidR="00125032">
          <w:br/>
        </w:r>
        <w:r w:rsidR="00125032">
          <w:br/>
        </w:r>
        <w:r w:rsidR="00125032" w:rsidRPr="00125032">
          <w:t>Bias and inconsistency within AI-generated educational content must also be considered.</w:t>
        </w:r>
        <w:r w:rsidR="00125032">
          <w:t xml:space="preserve"> </w:t>
        </w:r>
        <w:r w:rsidR="00125032" w:rsidRPr="00125032">
          <w:t xml:space="preserve">Automatically generated quiz questions or explanations may oversimplify topics or produce </w:t>
        </w:r>
        <w:r w:rsidR="00125032">
          <w:t xml:space="preserve">an </w:t>
        </w:r>
        <w:r w:rsidR="00125032" w:rsidRPr="00125032">
          <w:t xml:space="preserve">inconsistent </w:t>
        </w:r>
        <w:r w:rsidR="00125032">
          <w:t>quality of revision</w:t>
        </w:r>
        <w:r w:rsidR="00125032" w:rsidRPr="00125032">
          <w:t>.</w:t>
        </w:r>
        <w:r w:rsidR="00125032">
          <w:br/>
        </w:r>
      </w:ins>
    </w:p>
    <w:p w14:paraId="2A52C1D7" w14:textId="710C6D97" w:rsidR="001C654C" w:rsidRDefault="001C654C" w:rsidP="001C654C">
      <w:pPr>
        <w:ind w:firstLine="720"/>
        <w:rPr>
          <w:ins w:id="87" w:author="Madison Warner" w:date="2026-05-14T01:28:00Z" w16du:dateUtc="2026-05-14T00:28:00Z"/>
        </w:rPr>
      </w:pPr>
      <w:ins w:id="88" w:author="Madison Warner" w:date="2026-05-14T01:28:00Z" w16du:dateUtc="2026-05-14T00:28:00Z">
        <w:r w:rsidRPr="001C654C">
          <w:t>To address these concerns:</w:t>
        </w:r>
      </w:ins>
    </w:p>
    <w:p w14:paraId="19186973" w14:textId="4193D937" w:rsidR="001C654C" w:rsidRDefault="00125032">
      <w:pPr>
        <w:pStyle w:val="ListParagraph"/>
        <w:numPr>
          <w:ilvl w:val="0"/>
          <w:numId w:val="29"/>
        </w:numPr>
        <w:rPr>
          <w:ins w:id="89" w:author="Madison Warner" w:date="2026-05-14T01:28:00Z" w16du:dateUtc="2026-05-14T00:28:00Z"/>
        </w:rPr>
        <w:pPrChange w:id="90" w:author="Madison Warner" w:date="2026-05-14T01:29:00Z" w16du:dateUtc="2026-05-14T00:29:00Z">
          <w:pPr>
            <w:ind w:firstLine="720"/>
          </w:pPr>
        </w:pPrChange>
      </w:pPr>
      <w:ins w:id="91" w:author="Madison Warner" w:date="2026-05-14T01:28:00Z" w16du:dateUtc="2026-05-14T00:28:00Z">
        <w:r w:rsidRPr="00125032">
          <w:t>All AI-assisted outputs were manually reviewed and adapted</w:t>
        </w:r>
      </w:ins>
    </w:p>
    <w:p w14:paraId="15F44E37" w14:textId="77777777" w:rsidR="00125032" w:rsidRDefault="00125032">
      <w:pPr>
        <w:pStyle w:val="ListParagraph"/>
        <w:numPr>
          <w:ilvl w:val="0"/>
          <w:numId w:val="29"/>
        </w:numPr>
        <w:rPr>
          <w:ins w:id="92" w:author="Madison Warner" w:date="2026-05-14T01:29:00Z" w16du:dateUtc="2026-05-14T00:29:00Z"/>
        </w:rPr>
        <w:pPrChange w:id="93" w:author="Madison Warner" w:date="2026-05-14T01:29:00Z" w16du:dateUtc="2026-05-14T00:29:00Z">
          <w:pPr>
            <w:ind w:firstLine="720"/>
          </w:pPr>
        </w:pPrChange>
      </w:pPr>
      <w:ins w:id="94" w:author="Madison Warner" w:date="2026-05-14T01:28:00Z" w16du:dateUtc="2026-05-14T00:28:00Z">
        <w:r w:rsidRPr="00125032">
          <w:t xml:space="preserve">Core system behaviour and logic were tested </w:t>
        </w:r>
        <w:r>
          <w:t>manually</w:t>
        </w:r>
      </w:ins>
      <w:ins w:id="95" w:author="Madison Warner" w:date="2026-05-14T01:29:00Z" w16du:dateUtc="2026-05-14T00:29:00Z">
        <w:r>
          <w:t>,</w:t>
        </w:r>
      </w:ins>
      <w:ins w:id="96" w:author="Madison Warner" w:date="2026-05-14T01:28:00Z" w16du:dateUtc="2026-05-14T00:28:00Z">
        <w:r>
          <w:t xml:space="preserve"> </w:t>
        </w:r>
        <w:r w:rsidRPr="00125032">
          <w:t>independently</w:t>
        </w:r>
      </w:ins>
    </w:p>
    <w:p w14:paraId="0B1765CA" w14:textId="77777777" w:rsidR="00125032" w:rsidRDefault="00125032">
      <w:pPr>
        <w:pStyle w:val="ListParagraph"/>
        <w:numPr>
          <w:ilvl w:val="0"/>
          <w:numId w:val="29"/>
        </w:numPr>
        <w:rPr>
          <w:ins w:id="97" w:author="Madison Warner" w:date="2026-05-14T01:29:00Z" w16du:dateUtc="2026-05-14T00:29:00Z"/>
        </w:rPr>
        <w:pPrChange w:id="98" w:author="Madison Warner" w:date="2026-05-14T01:29:00Z" w16du:dateUtc="2026-05-14T00:29:00Z">
          <w:pPr>
            <w:ind w:firstLine="720"/>
          </w:pPr>
        </w:pPrChange>
      </w:pPr>
      <w:ins w:id="99" w:author="Madison Warner" w:date="2026-05-14T01:29:00Z" w16du:dateUtc="2026-05-14T00:29:00Z">
        <w:r w:rsidRPr="00125032">
          <w:lastRenderedPageBreak/>
          <w:t>AI assistance was clearly disclosed within the report</w:t>
        </w:r>
      </w:ins>
    </w:p>
    <w:p w14:paraId="38586371" w14:textId="7F1C1D06" w:rsidR="00125032" w:rsidRDefault="00125032" w:rsidP="00125032">
      <w:pPr>
        <w:pStyle w:val="ListParagraph"/>
        <w:numPr>
          <w:ilvl w:val="0"/>
          <w:numId w:val="29"/>
        </w:numPr>
        <w:rPr>
          <w:ins w:id="100" w:author="Madison Warner" w:date="2026-05-14T01:30:00Z" w16du:dateUtc="2026-05-14T00:30:00Z"/>
        </w:rPr>
      </w:pPr>
      <w:ins w:id="101" w:author="Madison Warner" w:date="2026-05-14T01:29:00Z" w16du:dateUtc="2026-05-14T00:29:00Z">
        <w:r>
          <w:t>I</w:t>
        </w:r>
        <w:r w:rsidRPr="00125032">
          <w:t xml:space="preserve"> maintained responsibility for all final design and implementation decisions</w:t>
        </w:r>
      </w:ins>
      <w:ins w:id="102" w:author="Madison Warner" w:date="2026-05-14T01:28:00Z" w16du:dateUtc="2026-05-14T00:28:00Z">
        <w:r>
          <w:t xml:space="preserve"> </w:t>
        </w:r>
      </w:ins>
    </w:p>
    <w:p w14:paraId="414CD8EC" w14:textId="458CC68E" w:rsidR="00125032" w:rsidRDefault="00125032" w:rsidP="00125032">
      <w:pPr>
        <w:ind w:left="720"/>
        <w:rPr>
          <w:ins w:id="103" w:author="Madison Warner" w:date="2026-05-14T01:26:00Z" w16du:dateUtc="2026-05-14T00:26:00Z"/>
        </w:rPr>
      </w:pPr>
      <w:ins w:id="104" w:author="Madison Warner" w:date="2026-05-14T01:30:00Z" w16du:dateUtc="2026-05-14T00:30:00Z">
        <w:r w:rsidRPr="00125032">
          <w:t>The project uses AI as a development aid rather than a replacement for technical understanding or original work.</w:t>
        </w:r>
      </w:ins>
    </w:p>
    <w:p w14:paraId="2A30AC34" w14:textId="45C04DDA" w:rsidR="001C654C" w:rsidDel="001C654C" w:rsidRDefault="001C654C" w:rsidP="001C654C">
      <w:pPr>
        <w:rPr>
          <w:del w:id="105" w:author="Madison Warner" w:date="2026-05-14T01:26:00Z" w16du:dateUtc="2026-05-14T00:26:00Z"/>
        </w:rPr>
      </w:pPr>
    </w:p>
    <w:p w14:paraId="62A837EB" w14:textId="2C45D709" w:rsidR="004C4F19" w:rsidRDefault="005B0C70" w:rsidP="004136B1">
      <w:pPr>
        <w:pStyle w:val="Heading1"/>
      </w:pPr>
      <w:bookmarkStart w:id="106" w:name="_Toc227745057"/>
      <w:bookmarkStart w:id="107" w:name="AI_Evidence"/>
      <w:r>
        <w:t>Prompt Engineering &amp; AI Workflow Evidence</w:t>
      </w:r>
      <w:bookmarkEnd w:id="106"/>
    </w:p>
    <w:bookmarkEnd w:id="107"/>
    <w:p w14:paraId="72FD7CCE" w14:textId="77777777" w:rsidR="004136B1" w:rsidRPr="004136B1" w:rsidRDefault="004136B1" w:rsidP="004136B1"/>
    <w:p w14:paraId="7E0877FA" w14:textId="77777777" w:rsidR="00B26194" w:rsidRDefault="005B0C70" w:rsidP="004136B1">
      <w:pPr>
        <w:pStyle w:val="Heading1"/>
        <w:rPr>
          <w:ins w:id="108" w:author="Madison Warner" w:date="2026-05-14T01:54:00Z" w16du:dateUtc="2026-05-14T00:54:00Z"/>
        </w:rPr>
      </w:pPr>
      <w:bookmarkStart w:id="109" w:name="_Toc227745058"/>
      <w:r>
        <w:t>Reflection on AI Use</w:t>
      </w:r>
      <w:bookmarkEnd w:id="109"/>
    </w:p>
    <w:p w14:paraId="42B34401" w14:textId="71C06C52" w:rsidR="005B0C70" w:rsidRDefault="00B26194" w:rsidP="004136B1">
      <w:pPr>
        <w:pStyle w:val="Heading1"/>
      </w:pPr>
      <w:ins w:id="110" w:author="Madison Warner" w:date="2026-05-14T01:53:00Z" w16du:dateUtc="2026-05-14T00:53:00Z">
        <w:r w:rsidRPr="00B26194">
          <w:drawing>
            <wp:inline distT="0" distB="0" distL="0" distR="0" wp14:anchorId="22C548D9" wp14:editId="05887BCF">
              <wp:extent cx="2705334" cy="1394581"/>
              <wp:effectExtent l="0" t="0" r="0" b="0"/>
              <wp:docPr id="433507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07025" name=""/>
                      <pic:cNvPicPr/>
                    </pic:nvPicPr>
                    <pic:blipFill>
                      <a:blip r:embed="rId10"/>
                      <a:stretch>
                        <a:fillRect/>
                      </a:stretch>
                    </pic:blipFill>
                    <pic:spPr>
                      <a:xfrm>
                        <a:off x="0" y="0"/>
                        <a:ext cx="2705334" cy="1394581"/>
                      </a:xfrm>
                      <a:prstGeom prst="rect">
                        <a:avLst/>
                      </a:prstGeom>
                    </pic:spPr>
                  </pic:pic>
                </a:graphicData>
              </a:graphic>
            </wp:inline>
          </w:drawing>
        </w:r>
      </w:ins>
    </w:p>
    <w:sectPr w:rsidR="005B0C70">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C70A7" w14:textId="77777777" w:rsidR="009755E6" w:rsidRDefault="009755E6" w:rsidP="007C6539">
      <w:pPr>
        <w:spacing w:after="0" w:line="240" w:lineRule="auto"/>
      </w:pPr>
      <w:r>
        <w:separator/>
      </w:r>
    </w:p>
  </w:endnote>
  <w:endnote w:type="continuationSeparator" w:id="0">
    <w:p w14:paraId="46CD29E3" w14:textId="77777777" w:rsidR="009755E6" w:rsidRDefault="009755E6" w:rsidP="007C65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7028568"/>
      <w:docPartObj>
        <w:docPartGallery w:val="Page Numbers (Bottom of Page)"/>
        <w:docPartUnique/>
      </w:docPartObj>
    </w:sdtPr>
    <w:sdtContent>
      <w:p w14:paraId="12956AEA" w14:textId="2048F1B3" w:rsidR="007C6539" w:rsidRDefault="007C6539">
        <w:pPr>
          <w:pStyle w:val="Footer"/>
          <w:jc w:val="center"/>
        </w:pPr>
        <w:r>
          <w:fldChar w:fldCharType="begin"/>
        </w:r>
        <w:r>
          <w:instrText>PAGE   \* MERGEFORMAT</w:instrText>
        </w:r>
        <w:r>
          <w:fldChar w:fldCharType="separate"/>
        </w:r>
        <w:r>
          <w:t>2</w:t>
        </w:r>
        <w:r>
          <w:fldChar w:fldCharType="end"/>
        </w:r>
      </w:p>
    </w:sdtContent>
  </w:sdt>
  <w:p w14:paraId="562297E5" w14:textId="77777777" w:rsidR="007C6539" w:rsidRDefault="007C65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0DA5A" w14:textId="77777777" w:rsidR="009755E6" w:rsidRDefault="009755E6" w:rsidP="007C6539">
      <w:pPr>
        <w:spacing w:after="0" w:line="240" w:lineRule="auto"/>
      </w:pPr>
      <w:r>
        <w:separator/>
      </w:r>
    </w:p>
  </w:footnote>
  <w:footnote w:type="continuationSeparator" w:id="0">
    <w:p w14:paraId="139CFE8B" w14:textId="77777777" w:rsidR="009755E6" w:rsidRDefault="009755E6" w:rsidP="007C65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621EA"/>
    <w:multiLevelType w:val="hybridMultilevel"/>
    <w:tmpl w:val="B25864AA"/>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 w15:restartNumberingAfterBreak="0">
    <w:nsid w:val="02B631DB"/>
    <w:multiLevelType w:val="hybridMultilevel"/>
    <w:tmpl w:val="AF5E4A2C"/>
    <w:lvl w:ilvl="0" w:tplc="18090011">
      <w:start w:val="1"/>
      <w:numFmt w:val="decimal"/>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060762B6"/>
    <w:multiLevelType w:val="hybridMultilevel"/>
    <w:tmpl w:val="72B05074"/>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3" w15:restartNumberingAfterBreak="0">
    <w:nsid w:val="09A65C31"/>
    <w:multiLevelType w:val="multilevel"/>
    <w:tmpl w:val="FF30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91D5C"/>
    <w:multiLevelType w:val="hybridMultilevel"/>
    <w:tmpl w:val="C10A34B2"/>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14495D3F"/>
    <w:multiLevelType w:val="hybridMultilevel"/>
    <w:tmpl w:val="2426079E"/>
    <w:lvl w:ilvl="0" w:tplc="18090011">
      <w:start w:val="1"/>
      <w:numFmt w:val="decimal"/>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14872854"/>
    <w:multiLevelType w:val="hybridMultilevel"/>
    <w:tmpl w:val="D46E0E1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1B7767D6"/>
    <w:multiLevelType w:val="multilevel"/>
    <w:tmpl w:val="B1EA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01008"/>
    <w:multiLevelType w:val="multilevel"/>
    <w:tmpl w:val="562C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6757A"/>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6664609"/>
    <w:multiLevelType w:val="hybridMultilevel"/>
    <w:tmpl w:val="31CA9588"/>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1" w15:restartNumberingAfterBreak="0">
    <w:nsid w:val="2A18058F"/>
    <w:multiLevelType w:val="hybridMultilevel"/>
    <w:tmpl w:val="F5D6A1BC"/>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2" w15:restartNumberingAfterBreak="0">
    <w:nsid w:val="2A677794"/>
    <w:multiLevelType w:val="hybridMultilevel"/>
    <w:tmpl w:val="8D8A7E5E"/>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3" w15:restartNumberingAfterBreak="0">
    <w:nsid w:val="2D2B04A6"/>
    <w:multiLevelType w:val="hybridMultilevel"/>
    <w:tmpl w:val="0C069ADA"/>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4" w15:restartNumberingAfterBreak="0">
    <w:nsid w:val="30916E3A"/>
    <w:multiLevelType w:val="hybridMultilevel"/>
    <w:tmpl w:val="D5DE514A"/>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5" w15:restartNumberingAfterBreak="0">
    <w:nsid w:val="31C45765"/>
    <w:multiLevelType w:val="hybridMultilevel"/>
    <w:tmpl w:val="02EEDB3A"/>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6" w15:restartNumberingAfterBreak="0">
    <w:nsid w:val="34695B83"/>
    <w:multiLevelType w:val="hybridMultilevel"/>
    <w:tmpl w:val="FB220A06"/>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7" w15:restartNumberingAfterBreak="0">
    <w:nsid w:val="40F41CEC"/>
    <w:multiLevelType w:val="hybridMultilevel"/>
    <w:tmpl w:val="7CD8E2F4"/>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18" w15:restartNumberingAfterBreak="0">
    <w:nsid w:val="41D84F12"/>
    <w:multiLevelType w:val="hybridMultilevel"/>
    <w:tmpl w:val="C6F07E30"/>
    <w:lvl w:ilvl="0" w:tplc="F956EE04">
      <w:start w:val="1"/>
      <w:numFmt w:val="decimal"/>
      <w:lvlText w:val="%1."/>
      <w:lvlJc w:val="left"/>
      <w:pPr>
        <w:ind w:left="720" w:hanging="480"/>
      </w:pPr>
      <w:rPr>
        <w:rFonts w:hint="default"/>
        <w:color w:val="467886" w:themeColor="hyperlink"/>
        <w:u w:val="single"/>
      </w:rPr>
    </w:lvl>
    <w:lvl w:ilvl="1" w:tplc="18090019" w:tentative="1">
      <w:start w:val="1"/>
      <w:numFmt w:val="lowerLetter"/>
      <w:lvlText w:val="%2."/>
      <w:lvlJc w:val="left"/>
      <w:pPr>
        <w:ind w:left="1320" w:hanging="360"/>
      </w:pPr>
    </w:lvl>
    <w:lvl w:ilvl="2" w:tplc="1809001B" w:tentative="1">
      <w:start w:val="1"/>
      <w:numFmt w:val="lowerRoman"/>
      <w:lvlText w:val="%3."/>
      <w:lvlJc w:val="right"/>
      <w:pPr>
        <w:ind w:left="2040" w:hanging="180"/>
      </w:pPr>
    </w:lvl>
    <w:lvl w:ilvl="3" w:tplc="1809000F" w:tentative="1">
      <w:start w:val="1"/>
      <w:numFmt w:val="decimal"/>
      <w:lvlText w:val="%4."/>
      <w:lvlJc w:val="left"/>
      <w:pPr>
        <w:ind w:left="2760" w:hanging="360"/>
      </w:pPr>
    </w:lvl>
    <w:lvl w:ilvl="4" w:tplc="18090019" w:tentative="1">
      <w:start w:val="1"/>
      <w:numFmt w:val="lowerLetter"/>
      <w:lvlText w:val="%5."/>
      <w:lvlJc w:val="left"/>
      <w:pPr>
        <w:ind w:left="3480" w:hanging="360"/>
      </w:pPr>
    </w:lvl>
    <w:lvl w:ilvl="5" w:tplc="1809001B" w:tentative="1">
      <w:start w:val="1"/>
      <w:numFmt w:val="lowerRoman"/>
      <w:lvlText w:val="%6."/>
      <w:lvlJc w:val="right"/>
      <w:pPr>
        <w:ind w:left="4200" w:hanging="180"/>
      </w:pPr>
    </w:lvl>
    <w:lvl w:ilvl="6" w:tplc="1809000F" w:tentative="1">
      <w:start w:val="1"/>
      <w:numFmt w:val="decimal"/>
      <w:lvlText w:val="%7."/>
      <w:lvlJc w:val="left"/>
      <w:pPr>
        <w:ind w:left="4920" w:hanging="360"/>
      </w:pPr>
    </w:lvl>
    <w:lvl w:ilvl="7" w:tplc="18090019" w:tentative="1">
      <w:start w:val="1"/>
      <w:numFmt w:val="lowerLetter"/>
      <w:lvlText w:val="%8."/>
      <w:lvlJc w:val="left"/>
      <w:pPr>
        <w:ind w:left="5640" w:hanging="360"/>
      </w:pPr>
    </w:lvl>
    <w:lvl w:ilvl="8" w:tplc="1809001B" w:tentative="1">
      <w:start w:val="1"/>
      <w:numFmt w:val="lowerRoman"/>
      <w:lvlText w:val="%9."/>
      <w:lvlJc w:val="right"/>
      <w:pPr>
        <w:ind w:left="6360" w:hanging="180"/>
      </w:pPr>
    </w:lvl>
  </w:abstractNum>
  <w:abstractNum w:abstractNumId="19" w15:restartNumberingAfterBreak="0">
    <w:nsid w:val="465906D6"/>
    <w:multiLevelType w:val="multilevel"/>
    <w:tmpl w:val="6600A512"/>
    <w:lvl w:ilvl="0">
      <w:start w:val="1"/>
      <w:numFmt w:val="bullet"/>
      <w:lvlText w:val=""/>
      <w:lvlJc w:val="left"/>
      <w:pPr>
        <w:ind w:left="720" w:hanging="360"/>
      </w:pPr>
      <w:rPr>
        <w:rFonts w:ascii="Wingdings" w:hAnsi="Wingdings"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0" w15:restartNumberingAfterBreak="0">
    <w:nsid w:val="5B0F267F"/>
    <w:multiLevelType w:val="hybridMultilevel"/>
    <w:tmpl w:val="1FAEDE26"/>
    <w:lvl w:ilvl="0" w:tplc="1809000B">
      <w:start w:val="1"/>
      <w:numFmt w:val="bullet"/>
      <w:lvlText w:val=""/>
      <w:lvlJc w:val="left"/>
      <w:pPr>
        <w:ind w:left="1440" w:hanging="360"/>
      </w:pPr>
      <w:rPr>
        <w:rFonts w:ascii="Wingdings" w:hAnsi="Wingdings" w:hint="default"/>
      </w:rPr>
    </w:lvl>
    <w:lvl w:ilvl="1" w:tplc="18090003">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1" w15:restartNumberingAfterBreak="0">
    <w:nsid w:val="5B25662E"/>
    <w:multiLevelType w:val="hybridMultilevel"/>
    <w:tmpl w:val="82C65462"/>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2" w15:restartNumberingAfterBreak="0">
    <w:nsid w:val="64D6263F"/>
    <w:multiLevelType w:val="hybridMultilevel"/>
    <w:tmpl w:val="DE1210B6"/>
    <w:lvl w:ilvl="0" w:tplc="1809000B">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68095FE0"/>
    <w:multiLevelType w:val="hybridMultilevel"/>
    <w:tmpl w:val="B8D08C7E"/>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24" w15:restartNumberingAfterBreak="0">
    <w:nsid w:val="6915054F"/>
    <w:multiLevelType w:val="hybridMultilevel"/>
    <w:tmpl w:val="C074C3D6"/>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5" w15:restartNumberingAfterBreak="0">
    <w:nsid w:val="6938604A"/>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BF44C15"/>
    <w:multiLevelType w:val="hybridMultilevel"/>
    <w:tmpl w:val="FC0ACDD4"/>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7" w15:restartNumberingAfterBreak="0">
    <w:nsid w:val="6E476148"/>
    <w:multiLevelType w:val="hybridMultilevel"/>
    <w:tmpl w:val="8D42AD5E"/>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8" w15:restartNumberingAfterBreak="0">
    <w:nsid w:val="7B3740F2"/>
    <w:multiLevelType w:val="multilevel"/>
    <w:tmpl w:val="682E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6539896">
    <w:abstractNumId w:val="4"/>
  </w:num>
  <w:num w:numId="2" w16cid:durableId="1790666622">
    <w:abstractNumId w:val="5"/>
  </w:num>
  <w:num w:numId="3" w16cid:durableId="2099053344">
    <w:abstractNumId w:val="1"/>
  </w:num>
  <w:num w:numId="4" w16cid:durableId="1681471542">
    <w:abstractNumId w:val="9"/>
  </w:num>
  <w:num w:numId="5" w16cid:durableId="1769421403">
    <w:abstractNumId w:val="25"/>
  </w:num>
  <w:num w:numId="6" w16cid:durableId="973220505">
    <w:abstractNumId w:val="18"/>
  </w:num>
  <w:num w:numId="7" w16cid:durableId="1135025451">
    <w:abstractNumId w:val="16"/>
  </w:num>
  <w:num w:numId="8" w16cid:durableId="1139960608">
    <w:abstractNumId w:val="24"/>
  </w:num>
  <w:num w:numId="9" w16cid:durableId="988827903">
    <w:abstractNumId w:val="6"/>
  </w:num>
  <w:num w:numId="10" w16cid:durableId="1714306030">
    <w:abstractNumId w:val="26"/>
  </w:num>
  <w:num w:numId="11" w16cid:durableId="716513323">
    <w:abstractNumId w:val="20"/>
  </w:num>
  <w:num w:numId="12" w16cid:durableId="605238220">
    <w:abstractNumId w:val="22"/>
  </w:num>
  <w:num w:numId="13" w16cid:durableId="2002654079">
    <w:abstractNumId w:val="19"/>
  </w:num>
  <w:num w:numId="14" w16cid:durableId="901140729">
    <w:abstractNumId w:val="15"/>
  </w:num>
  <w:num w:numId="15" w16cid:durableId="198125424">
    <w:abstractNumId w:val="13"/>
  </w:num>
  <w:num w:numId="16" w16cid:durableId="2067029364">
    <w:abstractNumId w:val="27"/>
  </w:num>
  <w:num w:numId="17" w16cid:durableId="1732340468">
    <w:abstractNumId w:val="23"/>
  </w:num>
  <w:num w:numId="18" w16cid:durableId="1988508868">
    <w:abstractNumId w:val="7"/>
  </w:num>
  <w:num w:numId="19" w16cid:durableId="674654026">
    <w:abstractNumId w:val="21"/>
  </w:num>
  <w:num w:numId="20" w16cid:durableId="1887334148">
    <w:abstractNumId w:val="8"/>
  </w:num>
  <w:num w:numId="21" w16cid:durableId="1979456037">
    <w:abstractNumId w:val="10"/>
  </w:num>
  <w:num w:numId="22" w16cid:durableId="533927066">
    <w:abstractNumId w:val="3"/>
  </w:num>
  <w:num w:numId="23" w16cid:durableId="591470193">
    <w:abstractNumId w:val="0"/>
  </w:num>
  <w:num w:numId="24" w16cid:durableId="1681463872">
    <w:abstractNumId w:val="28"/>
  </w:num>
  <w:num w:numId="25" w16cid:durableId="1508053857">
    <w:abstractNumId w:val="12"/>
  </w:num>
  <w:num w:numId="26" w16cid:durableId="1955745418">
    <w:abstractNumId w:val="17"/>
  </w:num>
  <w:num w:numId="27" w16cid:durableId="806627795">
    <w:abstractNumId w:val="14"/>
  </w:num>
  <w:num w:numId="28" w16cid:durableId="912205879">
    <w:abstractNumId w:val="2"/>
  </w:num>
  <w:num w:numId="29" w16cid:durableId="632752886">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dison Warner">
    <w15:presenceInfo w15:providerId="Windows Live" w15:userId="f6c82361ee275c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ocumentProtection w:edit="trackedChanges" w:enforcement="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E92B541"/>
    <w:rsid w:val="00017357"/>
    <w:rsid w:val="000B1D1A"/>
    <w:rsid w:val="00105AE9"/>
    <w:rsid w:val="00106D39"/>
    <w:rsid w:val="00113953"/>
    <w:rsid w:val="00114FFA"/>
    <w:rsid w:val="00125032"/>
    <w:rsid w:val="00130369"/>
    <w:rsid w:val="00132681"/>
    <w:rsid w:val="00165063"/>
    <w:rsid w:val="001803F8"/>
    <w:rsid w:val="0018070F"/>
    <w:rsid w:val="0019142D"/>
    <w:rsid w:val="001A3B6C"/>
    <w:rsid w:val="001A495E"/>
    <w:rsid w:val="001A54C7"/>
    <w:rsid w:val="001C654C"/>
    <w:rsid w:val="001D181B"/>
    <w:rsid w:val="001D7036"/>
    <w:rsid w:val="001D7E46"/>
    <w:rsid w:val="001E632E"/>
    <w:rsid w:val="00227AB8"/>
    <w:rsid w:val="0024127D"/>
    <w:rsid w:val="00242702"/>
    <w:rsid w:val="00247BBE"/>
    <w:rsid w:val="0025101B"/>
    <w:rsid w:val="00261EA3"/>
    <w:rsid w:val="002855B6"/>
    <w:rsid w:val="00295AF0"/>
    <w:rsid w:val="002C440C"/>
    <w:rsid w:val="002D2476"/>
    <w:rsid w:val="002D315B"/>
    <w:rsid w:val="002D610C"/>
    <w:rsid w:val="002F1843"/>
    <w:rsid w:val="00313358"/>
    <w:rsid w:val="00352ED4"/>
    <w:rsid w:val="00376D19"/>
    <w:rsid w:val="003B5556"/>
    <w:rsid w:val="003E7583"/>
    <w:rsid w:val="00400AD6"/>
    <w:rsid w:val="0040706E"/>
    <w:rsid w:val="004136B1"/>
    <w:rsid w:val="00415EBE"/>
    <w:rsid w:val="00433281"/>
    <w:rsid w:val="004A797E"/>
    <w:rsid w:val="004B615F"/>
    <w:rsid w:val="004C4F19"/>
    <w:rsid w:val="004E572F"/>
    <w:rsid w:val="004E5E52"/>
    <w:rsid w:val="004F4AF3"/>
    <w:rsid w:val="004F56D2"/>
    <w:rsid w:val="00512CD1"/>
    <w:rsid w:val="00514D06"/>
    <w:rsid w:val="005664B8"/>
    <w:rsid w:val="00570BCF"/>
    <w:rsid w:val="00576C21"/>
    <w:rsid w:val="005B0C70"/>
    <w:rsid w:val="005B7049"/>
    <w:rsid w:val="005C55FD"/>
    <w:rsid w:val="00637981"/>
    <w:rsid w:val="0067790F"/>
    <w:rsid w:val="00677C1A"/>
    <w:rsid w:val="006E11DC"/>
    <w:rsid w:val="006E394C"/>
    <w:rsid w:val="007475E9"/>
    <w:rsid w:val="00750CDA"/>
    <w:rsid w:val="00761ED4"/>
    <w:rsid w:val="00762D6B"/>
    <w:rsid w:val="00782D8B"/>
    <w:rsid w:val="00784A3A"/>
    <w:rsid w:val="00784DE1"/>
    <w:rsid w:val="007C0E68"/>
    <w:rsid w:val="007C6539"/>
    <w:rsid w:val="007D6B5C"/>
    <w:rsid w:val="0080357C"/>
    <w:rsid w:val="00814C99"/>
    <w:rsid w:val="008715CF"/>
    <w:rsid w:val="00891E53"/>
    <w:rsid w:val="008A6080"/>
    <w:rsid w:val="008A794C"/>
    <w:rsid w:val="008C4140"/>
    <w:rsid w:val="008F0E3F"/>
    <w:rsid w:val="008F7661"/>
    <w:rsid w:val="00955297"/>
    <w:rsid w:val="009712D8"/>
    <w:rsid w:val="009755E6"/>
    <w:rsid w:val="00987226"/>
    <w:rsid w:val="009A5679"/>
    <w:rsid w:val="009A72F6"/>
    <w:rsid w:val="009B515B"/>
    <w:rsid w:val="009B6060"/>
    <w:rsid w:val="00A025E1"/>
    <w:rsid w:val="00A509D1"/>
    <w:rsid w:val="00A53720"/>
    <w:rsid w:val="00A63346"/>
    <w:rsid w:val="00A644C7"/>
    <w:rsid w:val="00B26194"/>
    <w:rsid w:val="00B33448"/>
    <w:rsid w:val="00B738E3"/>
    <w:rsid w:val="00B81A20"/>
    <w:rsid w:val="00B82905"/>
    <w:rsid w:val="00B90C62"/>
    <w:rsid w:val="00BA7A73"/>
    <w:rsid w:val="00BD0C37"/>
    <w:rsid w:val="00BE35B9"/>
    <w:rsid w:val="00C10A9D"/>
    <w:rsid w:val="00C2593E"/>
    <w:rsid w:val="00C3005D"/>
    <w:rsid w:val="00C56F22"/>
    <w:rsid w:val="00CD3B01"/>
    <w:rsid w:val="00D0136E"/>
    <w:rsid w:val="00D10904"/>
    <w:rsid w:val="00D23153"/>
    <w:rsid w:val="00D3538D"/>
    <w:rsid w:val="00D72389"/>
    <w:rsid w:val="00D7675D"/>
    <w:rsid w:val="00D806E4"/>
    <w:rsid w:val="00D83300"/>
    <w:rsid w:val="00D83B32"/>
    <w:rsid w:val="00D83D8A"/>
    <w:rsid w:val="00D96474"/>
    <w:rsid w:val="00DC47A3"/>
    <w:rsid w:val="00DD6F42"/>
    <w:rsid w:val="00DE084E"/>
    <w:rsid w:val="00E1287A"/>
    <w:rsid w:val="00E1587E"/>
    <w:rsid w:val="00E2054B"/>
    <w:rsid w:val="00E849A7"/>
    <w:rsid w:val="00E90C54"/>
    <w:rsid w:val="00E95774"/>
    <w:rsid w:val="00E9724D"/>
    <w:rsid w:val="00EB4AE0"/>
    <w:rsid w:val="00EE06E1"/>
    <w:rsid w:val="00F14159"/>
    <w:rsid w:val="00F16E50"/>
    <w:rsid w:val="00F24C5B"/>
    <w:rsid w:val="00F33F84"/>
    <w:rsid w:val="00F45AAA"/>
    <w:rsid w:val="00F5798A"/>
    <w:rsid w:val="00F701C6"/>
    <w:rsid w:val="00F70502"/>
    <w:rsid w:val="00F71B49"/>
    <w:rsid w:val="00F744A0"/>
    <w:rsid w:val="00F80B1B"/>
    <w:rsid w:val="00F86E09"/>
    <w:rsid w:val="00FB4D4B"/>
    <w:rsid w:val="00FC0CA8"/>
    <w:rsid w:val="2E92B541"/>
    <w:rsid w:val="4DFEDA1C"/>
    <w:rsid w:val="556AFF32"/>
    <w:rsid w:val="7C0D35C3"/>
    <w:rsid w:val="7EA263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04E0C"/>
  <w15:chartTrackingRefBased/>
  <w15:docId w15:val="{DE757F26-DF9A-4175-84D9-4F986E1D7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C9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814C9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814C99"/>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814C9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7C0D35C3"/>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00D23153"/>
    <w:pPr>
      <w:ind w:left="720"/>
      <w:contextualSpacing/>
    </w:pPr>
  </w:style>
  <w:style w:type="character" w:customStyle="1" w:styleId="Heading1Char">
    <w:name w:val="Heading 1 Char"/>
    <w:basedOn w:val="DefaultParagraphFont"/>
    <w:link w:val="Heading1"/>
    <w:uiPriority w:val="9"/>
    <w:rsid w:val="00814C99"/>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814C9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814C99"/>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rsid w:val="00814C99"/>
    <w:rPr>
      <w:rFonts w:asciiTheme="majorHAnsi" w:eastAsiaTheme="majorEastAsia" w:hAnsiTheme="majorHAnsi" w:cstheme="majorBidi"/>
      <w:i/>
      <w:iCs/>
      <w:color w:val="0F4761" w:themeColor="accent1" w:themeShade="BF"/>
    </w:rPr>
  </w:style>
  <w:style w:type="paragraph" w:styleId="Subtitle">
    <w:name w:val="Subtitle"/>
    <w:basedOn w:val="Normal"/>
    <w:next w:val="Normal"/>
    <w:link w:val="SubtitleChar"/>
    <w:uiPriority w:val="11"/>
    <w:qFormat/>
    <w:rsid w:val="00814C99"/>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814C99"/>
    <w:rPr>
      <w:color w:val="5A5A5A" w:themeColor="text1" w:themeTint="A5"/>
      <w:spacing w:val="15"/>
      <w:sz w:val="22"/>
      <w:szCs w:val="22"/>
    </w:rPr>
  </w:style>
  <w:style w:type="character" w:styleId="IntenseEmphasis">
    <w:name w:val="Intense Emphasis"/>
    <w:basedOn w:val="DefaultParagraphFont"/>
    <w:uiPriority w:val="21"/>
    <w:qFormat/>
    <w:rsid w:val="00B738E3"/>
    <w:rPr>
      <w:i/>
      <w:iCs/>
      <w:color w:val="156082" w:themeColor="accent1"/>
    </w:rPr>
  </w:style>
  <w:style w:type="paragraph" w:styleId="TOC1">
    <w:name w:val="toc 1"/>
    <w:basedOn w:val="Normal"/>
    <w:next w:val="Normal"/>
    <w:autoRedefine/>
    <w:uiPriority w:val="39"/>
    <w:unhideWhenUsed/>
    <w:rsid w:val="004B615F"/>
    <w:pPr>
      <w:spacing w:after="100"/>
    </w:pPr>
  </w:style>
  <w:style w:type="paragraph" w:styleId="TOC2">
    <w:name w:val="toc 2"/>
    <w:basedOn w:val="Normal"/>
    <w:next w:val="Normal"/>
    <w:autoRedefine/>
    <w:uiPriority w:val="39"/>
    <w:unhideWhenUsed/>
    <w:rsid w:val="004B615F"/>
    <w:pPr>
      <w:spacing w:after="100"/>
      <w:ind w:left="240"/>
    </w:pPr>
  </w:style>
  <w:style w:type="paragraph" w:styleId="TOC3">
    <w:name w:val="toc 3"/>
    <w:basedOn w:val="Normal"/>
    <w:next w:val="Normal"/>
    <w:autoRedefine/>
    <w:uiPriority w:val="39"/>
    <w:unhideWhenUsed/>
    <w:rsid w:val="004B615F"/>
    <w:pPr>
      <w:spacing w:after="100"/>
      <w:ind w:left="480"/>
    </w:pPr>
  </w:style>
  <w:style w:type="character" w:styleId="Hyperlink">
    <w:name w:val="Hyperlink"/>
    <w:basedOn w:val="DefaultParagraphFont"/>
    <w:uiPriority w:val="99"/>
    <w:unhideWhenUsed/>
    <w:rsid w:val="004B615F"/>
    <w:rPr>
      <w:color w:val="467886" w:themeColor="hyperlink"/>
      <w:u w:val="single"/>
    </w:rPr>
  </w:style>
  <w:style w:type="character" w:styleId="UnresolvedMention">
    <w:name w:val="Unresolved Mention"/>
    <w:basedOn w:val="DefaultParagraphFont"/>
    <w:uiPriority w:val="99"/>
    <w:semiHidden/>
    <w:unhideWhenUsed/>
    <w:rsid w:val="001A495E"/>
    <w:rPr>
      <w:color w:val="605E5C"/>
      <w:shd w:val="clear" w:color="auto" w:fill="E1DFDD"/>
    </w:rPr>
  </w:style>
  <w:style w:type="character" w:styleId="FollowedHyperlink">
    <w:name w:val="FollowedHyperlink"/>
    <w:basedOn w:val="DefaultParagraphFont"/>
    <w:uiPriority w:val="99"/>
    <w:semiHidden/>
    <w:unhideWhenUsed/>
    <w:rsid w:val="001A495E"/>
    <w:rPr>
      <w:color w:val="96607D" w:themeColor="followedHyperlink"/>
      <w:u w:val="single"/>
    </w:rPr>
  </w:style>
  <w:style w:type="paragraph" w:styleId="Header">
    <w:name w:val="header"/>
    <w:basedOn w:val="Normal"/>
    <w:link w:val="HeaderChar"/>
    <w:uiPriority w:val="99"/>
    <w:unhideWhenUsed/>
    <w:rsid w:val="007C65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6539"/>
  </w:style>
  <w:style w:type="paragraph" w:styleId="Footer">
    <w:name w:val="footer"/>
    <w:basedOn w:val="Normal"/>
    <w:link w:val="FooterChar"/>
    <w:uiPriority w:val="99"/>
    <w:unhideWhenUsed/>
    <w:rsid w:val="007C65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6539"/>
  </w:style>
  <w:style w:type="paragraph" w:styleId="NormalWeb">
    <w:name w:val="Normal (Web)"/>
    <w:basedOn w:val="Normal"/>
    <w:uiPriority w:val="99"/>
    <w:unhideWhenUsed/>
    <w:rsid w:val="00782D8B"/>
    <w:pPr>
      <w:spacing w:before="100" w:beforeAutospacing="1" w:after="100" w:afterAutospacing="1" w:line="240" w:lineRule="auto"/>
    </w:pPr>
    <w:rPr>
      <w:rFonts w:ascii="Times New Roman" w:eastAsia="Times New Roman" w:hAnsi="Times New Roman" w:cs="Times New Roman"/>
      <w:lang w:val="en-IE" w:eastAsia="en-IE"/>
    </w:rPr>
  </w:style>
  <w:style w:type="character" w:styleId="HTMLCode">
    <w:name w:val="HTML Code"/>
    <w:basedOn w:val="DefaultParagraphFont"/>
    <w:uiPriority w:val="99"/>
    <w:semiHidden/>
    <w:unhideWhenUsed/>
    <w:rsid w:val="00782D8B"/>
    <w:rPr>
      <w:rFonts w:ascii="Courier New" w:eastAsia="Times New Roman" w:hAnsi="Courier New" w:cs="Courier New"/>
      <w:sz w:val="20"/>
      <w:szCs w:val="20"/>
    </w:rPr>
  </w:style>
  <w:style w:type="paragraph" w:styleId="Revision">
    <w:name w:val="Revision"/>
    <w:hidden/>
    <w:uiPriority w:val="99"/>
    <w:semiHidden/>
    <w:rsid w:val="00A509D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A0B711-DA6A-4775-B7ED-ED4C2B1C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17</Pages>
  <Words>3987</Words>
  <Characters>22731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Warner</dc:creator>
  <cp:keywords/>
  <dc:description/>
  <cp:lastModifiedBy>Madison Warner</cp:lastModifiedBy>
  <cp:revision>4</cp:revision>
  <dcterms:created xsi:type="dcterms:W3CDTF">2026-05-13T22:45:00Z</dcterms:created>
  <dcterms:modified xsi:type="dcterms:W3CDTF">2026-05-14T00:55:00Z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2b6f57cc-f0fb-4bf2-aca5-aa4f878ce75f</vt:lpwstr>
  </property>
</Properties>
</file>